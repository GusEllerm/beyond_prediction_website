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D7141F" w14:textId="77777777" w:rsidR="0081768F" w:rsidRDefault="009A7D4B" w:rsidP="0081768F">
      <w:pPr>
        <w:pStyle w:val="Heading2"/>
        <w:keepNext w:val="0"/>
        <w:widowControl w:val="0"/>
        <w:spacing w:before="240" w:after="120"/>
        <w:jc w:val="center"/>
        <w:rPr>
          <w:ins w:id="0" w:author="Mark Gahegan" w:date="2021-05-07T14:58:00Z"/>
          <w:rFonts w:ascii="Segoe UI Semibold" w:eastAsia="Segoe UI Semibold" w:hAnsi="Segoe UI Semibold" w:cs="Segoe UI Semibold"/>
          <w:color w:val="2D4B6E"/>
          <w:u w:color="2D4B6E"/>
        </w:rPr>
        <w:pPrChange w:id="1" w:author="Mark Gahegan" w:date="2021-05-07T14:59:00Z">
          <w:pPr>
            <w:pStyle w:val="Heading2"/>
            <w:keepNext w:val="0"/>
            <w:widowControl w:val="0"/>
            <w:spacing w:before="240" w:after="120"/>
            <w:ind w:left="1701"/>
          </w:pPr>
        </w:pPrChange>
      </w:pPr>
      <w:commentRangeStart w:id="2"/>
      <w:del w:id="3" w:author="Mark Gahegan" w:date="2021-05-07T14:49:00Z">
        <w:r w:rsidDel="00A337A1">
          <w:rPr>
            <w:rFonts w:ascii="Segoe UI Semibold" w:eastAsia="Segoe UI Semibold" w:hAnsi="Segoe UI Semibold" w:cs="Segoe UI Semibold"/>
            <w:color w:val="2D4B6E"/>
            <w:u w:color="2D4B6E"/>
          </w:rPr>
          <w:delText>Deep Data Science</w:delText>
        </w:r>
        <w:commentRangeEnd w:id="2"/>
        <w:r w:rsidR="00C218C2" w:rsidDel="00A337A1">
          <w:rPr>
            <w:rStyle w:val="CommentReference"/>
            <w:rFonts w:ascii="Times New Roman" w:hAnsi="Times New Roman" w:cs="Times New Roman"/>
            <w:b w:val="0"/>
            <w:bCs w:val="0"/>
            <w:color w:val="auto"/>
            <w:lang w:eastAsia="en-US"/>
            <w14:textOutline w14:w="0" w14:cap="rnd" w14:cmpd="sng" w14:algn="ctr">
              <w14:noFill/>
              <w14:prstDash w14:val="solid"/>
              <w14:bevel/>
            </w14:textOutline>
          </w:rPr>
          <w:commentReference w:id="2"/>
        </w:r>
      </w:del>
      <w:ins w:id="4" w:author="Mark Gahegan" w:date="2021-05-07T14:49:00Z">
        <w:r w:rsidR="00A337A1">
          <w:rPr>
            <w:rFonts w:ascii="Segoe UI Semibold" w:eastAsia="Segoe UI Semibold" w:hAnsi="Segoe UI Semibold" w:cs="Segoe UI Semibold"/>
            <w:color w:val="2D4B6E"/>
            <w:u w:color="2D4B6E"/>
          </w:rPr>
          <w:t>Beyond Predic</w:t>
        </w:r>
      </w:ins>
      <w:ins w:id="5" w:author="Mark Gahegan" w:date="2021-05-07T14:50:00Z">
        <w:r w:rsidR="00A337A1">
          <w:rPr>
            <w:rFonts w:ascii="Segoe UI Semibold" w:eastAsia="Segoe UI Semibold" w:hAnsi="Segoe UI Semibold" w:cs="Segoe UI Semibold"/>
            <w:color w:val="2D4B6E"/>
            <w:u w:color="2D4B6E"/>
          </w:rPr>
          <w:t xml:space="preserve">tion: </w:t>
        </w:r>
      </w:ins>
      <w:ins w:id="6" w:author="Mark Gahegan" w:date="2021-05-07T14:58:00Z">
        <w:r w:rsidR="0081768F">
          <w:rPr>
            <w:rFonts w:ascii="Segoe UI Semibold" w:eastAsia="Segoe UI Semibold" w:hAnsi="Segoe UI Semibold" w:cs="Segoe UI Semibold"/>
            <w:color w:val="2D4B6E"/>
            <w:u w:color="2D4B6E"/>
          </w:rPr>
          <w:t>explanatory and transparent data science</w:t>
        </w:r>
      </w:ins>
    </w:p>
    <w:p w14:paraId="53EC154B" w14:textId="78FB82D5" w:rsidR="00470F66" w:rsidRDefault="009A7D4B" w:rsidP="0081768F">
      <w:pPr>
        <w:pStyle w:val="Heading2"/>
        <w:keepNext w:val="0"/>
        <w:widowControl w:val="0"/>
        <w:spacing w:before="240" w:after="120"/>
        <w:jc w:val="center"/>
        <w:rPr>
          <w:rFonts w:ascii="Segoe UI Semibold" w:eastAsia="Segoe UI Semibold" w:hAnsi="Segoe UI Semibold" w:cs="Segoe UI Semibold"/>
          <w:color w:val="2D4B6E"/>
          <w:u w:color="2D4B6E"/>
        </w:rPr>
        <w:pPrChange w:id="7" w:author="Mark Gahegan" w:date="2021-05-07T14:59:00Z">
          <w:pPr>
            <w:pStyle w:val="Heading2"/>
            <w:keepNext w:val="0"/>
            <w:widowControl w:val="0"/>
            <w:spacing w:before="240" w:after="120"/>
            <w:ind w:left="1701"/>
          </w:pPr>
        </w:pPrChange>
      </w:pPr>
      <w:del w:id="8" w:author="Mark Gahegan" w:date="2021-05-07T14:50:00Z">
        <w:r w:rsidDel="00A337A1">
          <w:rPr>
            <w:rFonts w:ascii="Segoe UI Semibold" w:eastAsia="Segoe UI Semibold" w:hAnsi="Segoe UI Semibold" w:cs="Segoe UI Semibold"/>
            <w:color w:val="2D4B6E"/>
            <w:u w:color="2D4B6E"/>
          </w:rPr>
          <w:delText xml:space="preserve">: </w:delText>
        </w:r>
      </w:del>
      <w:r>
        <w:rPr>
          <w:rFonts w:ascii="Segoe UI Semibold" w:eastAsia="Segoe UI Semibold" w:hAnsi="Segoe UI Semibold" w:cs="Segoe UI Semibold"/>
          <w:color w:val="2D4B6E"/>
          <w:u w:color="2D4B6E"/>
        </w:rPr>
        <w:t>Annual Update 2021-22</w:t>
      </w:r>
    </w:p>
    <w:p w14:paraId="22F9B910" w14:textId="77777777" w:rsidR="00470F66" w:rsidRDefault="00470F66">
      <w:pPr>
        <w:pStyle w:val="Body0"/>
        <w:widowControl w:val="0"/>
        <w:spacing w:before="60" w:after="60"/>
        <w:ind w:left="108" w:hanging="108"/>
        <w:rPr>
          <w:rFonts w:ascii="Segoe UI" w:eastAsia="Segoe UI" w:hAnsi="Segoe UI" w:cs="Segoe UI"/>
          <w:sz w:val="20"/>
          <w:szCs w:val="20"/>
          <w:u w:color="000000"/>
          <w:lang w:val="en-US"/>
        </w:rPr>
      </w:pPr>
    </w:p>
    <w:p w14:paraId="613D53FB" w14:textId="77777777" w:rsidR="00470F66" w:rsidRDefault="009A7D4B">
      <w:pPr>
        <w:pStyle w:val="Heading3"/>
        <w:keepNext w:val="0"/>
        <w:widowControl w:val="0"/>
        <w:pBdr>
          <w:top w:val="nil"/>
        </w:pBdr>
        <w:spacing w:before="240" w:after="240" w:line="240" w:lineRule="auto"/>
        <w:jc w:val="both"/>
        <w:rPr>
          <w:rFonts w:ascii="Segoe UI Symbol" w:eastAsia="Segoe UI Symbol" w:hAnsi="Segoe UI Symbol" w:cs="Segoe UI Symbol"/>
          <w:color w:val="004D80"/>
          <w:spacing w:val="0"/>
          <w:u w:color="2D4B6E"/>
        </w:rPr>
      </w:pPr>
      <w:r>
        <w:rPr>
          <w:rFonts w:ascii="Segoe UI Symbol" w:eastAsia="Segoe UI Symbol" w:hAnsi="Segoe UI Symbol" w:cs="Segoe UI Symbol"/>
          <w:color w:val="004D80"/>
          <w:spacing w:val="0"/>
          <w:u w:color="2D4B6E"/>
        </w:rPr>
        <w:t>Section 1: Strategic Drivers</w:t>
      </w:r>
    </w:p>
    <w:p w14:paraId="08CBB4BB" w14:textId="77777777" w:rsidR="00470F66" w:rsidRDefault="009A7D4B">
      <w:pPr>
        <w:pStyle w:val="Default"/>
        <w:widowControl w:val="0"/>
        <w:spacing w:before="120" w:after="120"/>
        <w:ind w:right="17"/>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Against the ‘Strategic Intent’ section in your </w:t>
      </w:r>
      <w:proofErr w:type="spellStart"/>
      <w:r>
        <w:rPr>
          <w:rFonts w:ascii="Segoe UI" w:eastAsia="Segoe UI" w:hAnsi="Segoe UI" w:cs="Segoe UI"/>
          <w:color w:val="004D80"/>
          <w:sz w:val="20"/>
          <w:szCs w:val="20"/>
          <w:u w:color="000000"/>
        </w:rPr>
        <w:t>Programme</w:t>
      </w:r>
      <w:proofErr w:type="spellEnd"/>
      <w:r>
        <w:rPr>
          <w:rFonts w:ascii="Segoe UI" w:eastAsia="Segoe UI" w:hAnsi="Segoe UI" w:cs="Segoe UI"/>
          <w:color w:val="004D80"/>
          <w:sz w:val="20"/>
          <w:szCs w:val="20"/>
          <w:u w:color="000000"/>
        </w:rPr>
        <w:t xml:space="preserve"> Plan, briefly outline any internal or external drivers that have influenced your SSIF plans for the coming year. Comment on any changes in key drivers of your SSIF investment, and explain how you will respond to these. </w:t>
      </w:r>
    </w:p>
    <w:p w14:paraId="09E116AB" w14:textId="77777777" w:rsidR="00470F66" w:rsidRDefault="009A7D4B">
      <w:pPr>
        <w:pStyle w:val="Default"/>
        <w:widowControl w:val="0"/>
        <w:spacing w:before="120" w:after="120"/>
        <w:ind w:right="17"/>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Suggested word limit: </w:t>
      </w:r>
      <w:r>
        <w:rPr>
          <w:rFonts w:ascii="Segoe UI Semibold" w:eastAsia="Segoe UI Semibold" w:hAnsi="Segoe UI Semibold" w:cs="Segoe UI Semibold"/>
          <w:b/>
          <w:bCs/>
          <w:color w:val="004D80"/>
          <w:sz w:val="20"/>
          <w:szCs w:val="20"/>
          <w:u w:color="000000"/>
        </w:rPr>
        <w:t>500 words</w:t>
      </w:r>
      <w:r>
        <w:rPr>
          <w:rFonts w:ascii="Segoe UI" w:eastAsia="Segoe UI" w:hAnsi="Segoe UI" w:cs="Segoe UI"/>
          <w:color w:val="004D80"/>
          <w:sz w:val="20"/>
          <w:szCs w:val="20"/>
          <w:u w:color="000000"/>
        </w:rPr>
        <w:t xml:space="preserve"> </w:t>
      </w:r>
    </w:p>
    <w:p w14:paraId="1B2F6275" w14:textId="77777777" w:rsidR="00470F66" w:rsidRDefault="00470F66">
      <w:pPr>
        <w:pStyle w:val="Default"/>
        <w:widowControl w:val="0"/>
        <w:spacing w:before="120" w:after="120"/>
        <w:ind w:left="1701" w:right="17"/>
        <w:rPr>
          <w:rFonts w:ascii="Segoe UI" w:eastAsia="Segoe UI" w:hAnsi="Segoe UI" w:cs="Segoe UI"/>
          <w:sz w:val="20"/>
          <w:szCs w:val="20"/>
          <w:u w:color="000000"/>
        </w:rPr>
      </w:pPr>
    </w:p>
    <w:p w14:paraId="03E0EF29" w14:textId="77777777" w:rsidR="00470F66" w:rsidRDefault="009A7D4B">
      <w:pPr>
        <w:pStyle w:val="Default"/>
        <w:widowControl w:val="0"/>
        <w:spacing w:before="120" w:after="120"/>
        <w:ind w:right="17"/>
        <w:rPr>
          <w:rFonts w:ascii="Helvetica" w:eastAsia="Helvetica" w:hAnsi="Helvetica" w:cs="Helvetica"/>
          <w:b/>
          <w:bCs/>
          <w:u w:color="000000"/>
        </w:rPr>
      </w:pPr>
      <w:r>
        <w:rPr>
          <w:rFonts w:ascii="Helvetica" w:hAnsi="Helvetica"/>
          <w:b/>
          <w:bCs/>
          <w:u w:color="000000"/>
        </w:rPr>
        <w:t>External drivers</w:t>
      </w:r>
    </w:p>
    <w:p w14:paraId="6743A466" w14:textId="77777777" w:rsidR="00470F66" w:rsidRDefault="009A7D4B">
      <w:pPr>
        <w:pStyle w:val="Default"/>
        <w:widowControl w:val="0"/>
        <w:spacing w:before="120" w:after="120"/>
        <w:ind w:right="17"/>
        <w:rPr>
          <w:rFonts w:ascii="Helvetica" w:eastAsia="Helvetica" w:hAnsi="Helvetica" w:cs="Helvetica"/>
          <w:u w:color="000000"/>
        </w:rPr>
      </w:pPr>
      <w:r>
        <w:rPr>
          <w:rFonts w:ascii="Helvetica" w:hAnsi="Helvetica"/>
          <w:u w:color="000000"/>
        </w:rPr>
        <w:t xml:space="preserve">The ability to recruit both PhD students and post-doctoral researchers has of course been drastically curtailed due to the COVID19 pandemic and related, ongoing border closure.  Data Science researchers are thin on the ground in NZ, and we had planned to recruit widely from overseas data science </w:t>
      </w:r>
      <w:proofErr w:type="spellStart"/>
      <w:r>
        <w:rPr>
          <w:rFonts w:ascii="Helvetica" w:hAnsi="Helvetica"/>
          <w:u w:color="000000"/>
        </w:rPr>
        <w:t>programmes</w:t>
      </w:r>
      <w:proofErr w:type="spellEnd"/>
      <w:r>
        <w:rPr>
          <w:rFonts w:ascii="Helvetica" w:hAnsi="Helvetica"/>
          <w:u w:color="000000"/>
        </w:rPr>
        <w:t xml:space="preserve"> that are ahead of our own, to build up our national capability.  We have need to change plans of course and concentrate on growing local talent through our related Masters programs, and via returning NZ scientists.  The border situation seems likely to continue through to 2022, since the low numbers of PhD students admitted this year (500 so far for the whole of NZ) have been </w:t>
      </w:r>
      <w:proofErr w:type="spellStart"/>
      <w:r>
        <w:rPr>
          <w:rFonts w:ascii="Helvetica" w:hAnsi="Helvetica"/>
          <w:u w:color="000000"/>
        </w:rPr>
        <w:t>prioritised</w:t>
      </w:r>
      <w:proofErr w:type="spellEnd"/>
      <w:r>
        <w:rPr>
          <w:rFonts w:ascii="Helvetica" w:hAnsi="Helvetica"/>
          <w:u w:color="000000"/>
        </w:rPr>
        <w:t xml:space="preserve"> towards those retiring to finish their degree, rather than those starting their degree.</w:t>
      </w:r>
    </w:p>
    <w:p w14:paraId="2906D936" w14:textId="77777777" w:rsidR="00470F66" w:rsidRDefault="00470F66">
      <w:pPr>
        <w:pStyle w:val="Default"/>
        <w:widowControl w:val="0"/>
        <w:spacing w:before="120" w:after="120"/>
        <w:ind w:right="17"/>
        <w:rPr>
          <w:rFonts w:ascii="Helvetica" w:eastAsia="Helvetica" w:hAnsi="Helvetica" w:cs="Helvetica"/>
          <w:u w:color="000000"/>
        </w:rPr>
      </w:pPr>
    </w:p>
    <w:p w14:paraId="06C7C5A3" w14:textId="77777777" w:rsidR="00470F66" w:rsidRDefault="009A7D4B">
      <w:pPr>
        <w:pStyle w:val="Default"/>
        <w:widowControl w:val="0"/>
        <w:spacing w:before="120" w:after="120"/>
        <w:ind w:right="17"/>
        <w:rPr>
          <w:rFonts w:ascii="Helvetica" w:eastAsia="Helvetica" w:hAnsi="Helvetica" w:cs="Helvetica"/>
          <w:u w:color="000000"/>
        </w:rPr>
      </w:pPr>
      <w:r>
        <w:rPr>
          <w:rFonts w:ascii="Helvetica" w:hAnsi="Helvetica"/>
          <w:u w:color="000000"/>
        </w:rPr>
        <w:t>We have managed to fill some of our positions, but not all of them.  In all cases so far we are able to simply compress the work into the remaining years.  However, should the situation significantly impact 2022 as well, we may reach the point where we need to reduce our planned activities, because we have some dependencies that will start to complicate delivery of some of the latter tasks (specifically, the planned Live Data Science Journal Workflow).  We are not concerned about this yet, just flagging a potential issue for the future.</w:t>
      </w:r>
    </w:p>
    <w:p w14:paraId="38F5A999" w14:textId="77777777" w:rsidR="00470F66" w:rsidRDefault="00470F66">
      <w:pPr>
        <w:pStyle w:val="Default"/>
        <w:widowControl w:val="0"/>
        <w:spacing w:before="120" w:after="120"/>
        <w:ind w:left="1701" w:right="17"/>
        <w:rPr>
          <w:rFonts w:ascii="Helvetica" w:eastAsia="Helvetica" w:hAnsi="Helvetica" w:cs="Helvetica"/>
          <w:u w:color="000000"/>
        </w:rPr>
      </w:pPr>
    </w:p>
    <w:p w14:paraId="437832F1" w14:textId="2CC2215D"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One possible change to the strategic drivers </w:t>
      </w:r>
      <w:del w:id="9" w:author="Mark Gahegan" w:date="2021-05-07T14:56:00Z">
        <w:r w:rsidDel="0081768F">
          <w:rPr>
            <w:rFonts w:ascii="Helvetica" w:hAnsi="Helvetica"/>
            <w:color w:val="201F1E"/>
            <w:shd w:val="clear" w:color="auto" w:fill="FFFFFF"/>
          </w:rPr>
          <w:delText>could be</w:delText>
        </w:r>
      </w:del>
      <w:ins w:id="10" w:author="Mark Gahegan" w:date="2021-05-07T14:56:00Z">
        <w:r w:rsidR="0081768F">
          <w:rPr>
            <w:rFonts w:ascii="Helvetica" w:hAnsi="Helvetica"/>
            <w:color w:val="201F1E"/>
            <w:shd w:val="clear" w:color="auto" w:fill="FFFFFF"/>
          </w:rPr>
          <w:t>involves</w:t>
        </w:r>
      </w:ins>
      <w:r>
        <w:rPr>
          <w:rFonts w:ascii="Helvetica" w:hAnsi="Helvetica"/>
          <w:color w:val="201F1E"/>
          <w:shd w:val="clear" w:color="auto" w:fill="FFFFFF"/>
        </w:rPr>
        <w:t xml:space="preserve"> viral and other (future) outbreak preparedness. From the data science perspective, one of the challenges brought by the pandemic is to rapidly integrate new data/ evidence to update the inference result/ forecast. We've seen this with the genomic sequencing data that was being released in batches and required to redo various epidemiological analyses. This slowed down the most accurate methods significantly enough to </w:t>
      </w:r>
      <w:proofErr w:type="spellStart"/>
      <w:r>
        <w:rPr>
          <w:rFonts w:ascii="Helvetica" w:hAnsi="Helvetica"/>
          <w:color w:val="201F1E"/>
          <w:shd w:val="clear" w:color="auto" w:fill="FFFFFF"/>
        </w:rPr>
        <w:t>favour</w:t>
      </w:r>
      <w:proofErr w:type="spellEnd"/>
      <w:r>
        <w:rPr>
          <w:rFonts w:ascii="Helvetica" w:hAnsi="Helvetica"/>
          <w:color w:val="201F1E"/>
          <w:shd w:val="clear" w:color="auto" w:fill="FFFFFF"/>
        </w:rPr>
        <w:t xml:space="preserve"> much less accurate but more computationally efficient heuristics. This can be addressed by developing online approaches to genomic data analysis.</w:t>
      </w:r>
    </w:p>
    <w:p w14:paraId="754711A7" w14:textId="77777777" w:rsidR="00470F66" w:rsidRDefault="00470F66">
      <w:pPr>
        <w:pStyle w:val="Default"/>
        <w:widowControl w:val="0"/>
        <w:spacing w:before="120" w:after="120"/>
        <w:ind w:left="1701" w:right="17"/>
        <w:rPr>
          <w:rFonts w:ascii="Helvetica" w:eastAsia="Helvetica" w:hAnsi="Helvetica" w:cs="Helvetica"/>
          <w:u w:color="000000"/>
        </w:rPr>
      </w:pPr>
    </w:p>
    <w:p w14:paraId="427D2629" w14:textId="77777777" w:rsidR="00470F66" w:rsidRDefault="009A7D4B">
      <w:pPr>
        <w:pStyle w:val="Default"/>
        <w:widowControl w:val="0"/>
        <w:spacing w:before="120" w:after="120"/>
        <w:ind w:right="17"/>
        <w:rPr>
          <w:rFonts w:ascii="Helvetica" w:eastAsia="Helvetica" w:hAnsi="Helvetica" w:cs="Helvetica"/>
          <w:u w:color="000000"/>
        </w:rPr>
      </w:pPr>
      <w:r>
        <w:rPr>
          <w:rFonts w:ascii="Helvetica" w:hAnsi="Helvetica"/>
          <w:b/>
          <w:bCs/>
          <w:u w:color="000000"/>
        </w:rPr>
        <w:t>Internal Drivers</w:t>
      </w:r>
    </w:p>
    <w:p w14:paraId="562DBB59" w14:textId="77777777" w:rsidR="00470F66" w:rsidRDefault="00470F66">
      <w:pPr>
        <w:pStyle w:val="Default"/>
        <w:widowControl w:val="0"/>
        <w:spacing w:before="120" w:after="120"/>
        <w:ind w:right="17"/>
        <w:rPr>
          <w:rFonts w:ascii="Helvetica" w:eastAsia="Helvetica" w:hAnsi="Helvetica" w:cs="Helvetica"/>
          <w:u w:color="000000"/>
        </w:rPr>
      </w:pPr>
    </w:p>
    <w:p w14:paraId="337937F9" w14:textId="77777777" w:rsidR="00470F66" w:rsidRDefault="009A7D4B">
      <w:pPr>
        <w:pStyle w:val="Default"/>
        <w:widowControl w:val="0"/>
        <w:spacing w:before="120" w:after="120"/>
        <w:ind w:right="17"/>
        <w:rPr>
          <w:rFonts w:ascii="Helvetica" w:eastAsia="Helvetica" w:hAnsi="Helvetica" w:cs="Helvetica"/>
          <w:u w:color="000000"/>
        </w:rPr>
      </w:pPr>
      <w:r>
        <w:rPr>
          <w:rFonts w:ascii="Helvetica" w:hAnsi="Helvetica"/>
          <w:u w:color="000000"/>
        </w:rPr>
        <w:t xml:space="preserve">Our restricted ability to recruit internationally is leading us to focus more on cultivating our own PhD students in Data Science.  The new Data Science masters </w:t>
      </w:r>
      <w:proofErr w:type="spellStart"/>
      <w:r>
        <w:rPr>
          <w:rFonts w:ascii="Helvetica" w:hAnsi="Helvetica"/>
          <w:u w:color="000000"/>
        </w:rPr>
        <w:t>programmes</w:t>
      </w:r>
      <w:proofErr w:type="spellEnd"/>
      <w:r>
        <w:rPr>
          <w:rFonts w:ascii="Helvetica" w:hAnsi="Helvetica"/>
          <w:u w:color="000000"/>
        </w:rPr>
        <w:t xml:space="preserve"> at our relevant institutions, as well as our existing Computer Science </w:t>
      </w:r>
      <w:proofErr w:type="spellStart"/>
      <w:r>
        <w:rPr>
          <w:rFonts w:ascii="Helvetica" w:hAnsi="Helvetica"/>
          <w:u w:color="000000"/>
        </w:rPr>
        <w:t>programmes</w:t>
      </w:r>
      <w:proofErr w:type="spellEnd"/>
      <w:r>
        <w:rPr>
          <w:rFonts w:ascii="Helvetica" w:hAnsi="Helvetica"/>
          <w:u w:color="000000"/>
        </w:rPr>
        <w:t xml:space="preserve"> is providing us </w:t>
      </w:r>
      <w:r>
        <w:rPr>
          <w:rFonts w:ascii="Helvetica" w:hAnsi="Helvetica"/>
          <w:u w:color="000000"/>
        </w:rPr>
        <w:lastRenderedPageBreak/>
        <w:t xml:space="preserve">with opportunities.  </w:t>
      </w:r>
    </w:p>
    <w:p w14:paraId="4C6521D9" w14:textId="77777777" w:rsidR="00470F66" w:rsidRDefault="00470F66">
      <w:pPr>
        <w:pStyle w:val="Default"/>
        <w:widowControl w:val="0"/>
        <w:spacing w:before="120" w:after="120"/>
        <w:ind w:right="17"/>
        <w:rPr>
          <w:rFonts w:ascii="Helvetica" w:eastAsia="Helvetica" w:hAnsi="Helvetica" w:cs="Helvetica"/>
          <w:u w:color="000000"/>
        </w:rPr>
      </w:pPr>
    </w:p>
    <w:p w14:paraId="5ED06C3B" w14:textId="77777777" w:rsidR="00470F66" w:rsidRDefault="009A7D4B">
      <w:pPr>
        <w:pStyle w:val="Default"/>
        <w:widowControl w:val="0"/>
        <w:spacing w:before="120" w:after="120"/>
        <w:ind w:right="17"/>
        <w:rPr>
          <w:rFonts w:ascii="Helvetica" w:eastAsia="Helvetica" w:hAnsi="Helvetica" w:cs="Helvetica"/>
          <w:u w:color="000000"/>
        </w:rPr>
      </w:pPr>
      <w:r>
        <w:rPr>
          <w:rFonts w:ascii="Helvetica" w:hAnsi="Helvetica"/>
          <w:u w:color="000000"/>
        </w:rPr>
        <w:t xml:space="preserve">Also see note below on opportunities relating to </w:t>
      </w:r>
      <w:r>
        <w:rPr>
          <w:rFonts w:ascii="Helvetica" w:hAnsi="Helvetica"/>
          <w:i/>
          <w:iCs/>
          <w:u w:color="000000"/>
        </w:rPr>
        <w:t>Māori Data Sovereignty.</w:t>
      </w:r>
    </w:p>
    <w:p w14:paraId="7CD4EA92" w14:textId="77777777" w:rsidR="00470F66" w:rsidRDefault="00470F66">
      <w:pPr>
        <w:pStyle w:val="Default"/>
        <w:widowControl w:val="0"/>
        <w:spacing w:before="120" w:after="120"/>
        <w:ind w:left="1701" w:right="17"/>
        <w:rPr>
          <w:rFonts w:ascii="Segoe UI" w:eastAsia="Segoe UI" w:hAnsi="Segoe UI" w:cs="Segoe UI"/>
          <w:sz w:val="20"/>
          <w:szCs w:val="20"/>
          <w:u w:color="000000"/>
        </w:rPr>
      </w:pPr>
    </w:p>
    <w:p w14:paraId="0F37ECC3" w14:textId="77777777" w:rsidR="00470F66" w:rsidRDefault="009A7D4B">
      <w:pPr>
        <w:pStyle w:val="Heading3"/>
        <w:keepNext w:val="0"/>
        <w:widowControl w:val="0"/>
        <w:pBdr>
          <w:top w:val="nil"/>
        </w:pBdr>
        <w:spacing w:before="240" w:after="240" w:line="240" w:lineRule="auto"/>
        <w:jc w:val="both"/>
        <w:rPr>
          <w:rFonts w:ascii="Segoe UI Symbol" w:eastAsia="Segoe UI Symbol" w:hAnsi="Segoe UI Symbol" w:cs="Segoe UI Symbol"/>
          <w:color w:val="004D80"/>
          <w:spacing w:val="0"/>
          <w:u w:color="2D4B6E"/>
        </w:rPr>
      </w:pPr>
      <w:r>
        <w:rPr>
          <w:rFonts w:ascii="Segoe UI Symbol" w:eastAsia="Segoe UI Symbol" w:hAnsi="Segoe UI Symbol" w:cs="Segoe UI Symbol"/>
          <w:color w:val="004D80"/>
          <w:spacing w:val="0"/>
          <w:u w:color="2D4B6E"/>
        </w:rPr>
        <w:t>Section 2: Key Activities and Initiatives</w:t>
      </w:r>
    </w:p>
    <w:p w14:paraId="6F82A2EB" w14:textId="77777777" w:rsidR="00470F66" w:rsidRDefault="009A7D4B">
      <w:pPr>
        <w:pStyle w:val="Body0"/>
        <w:widowControl w:val="0"/>
        <w:spacing w:after="120"/>
        <w:rPr>
          <w:rFonts w:ascii="Segoe UI" w:eastAsia="Segoe UI" w:hAnsi="Segoe UI" w:cs="Segoe UI"/>
          <w:color w:val="004D80"/>
          <w:sz w:val="20"/>
          <w:szCs w:val="20"/>
          <w:u w:color="000000"/>
        </w:rPr>
      </w:pPr>
      <w:r>
        <w:rPr>
          <w:rFonts w:ascii="Segoe UI" w:eastAsia="Segoe UI" w:hAnsi="Segoe UI" w:cs="Segoe UI"/>
          <w:color w:val="004D80"/>
          <w:sz w:val="20"/>
          <w:szCs w:val="20"/>
          <w:u w:color="000000"/>
          <w:lang w:val="en-US"/>
        </w:rPr>
        <w:t xml:space="preserve">Describe your focus for the coming year and what you expect to achieve for each of the SSIF performance areas below. Include key (research) activities and initiatives for each area to help you achieve your goals. For clarity, we need to see a clear a line-of-sight to your contracted </w:t>
      </w:r>
      <w:proofErr w:type="spellStart"/>
      <w:r>
        <w:rPr>
          <w:rFonts w:ascii="Segoe UI" w:eastAsia="Segoe UI" w:hAnsi="Segoe UI" w:cs="Segoe UI"/>
          <w:color w:val="004D80"/>
          <w:sz w:val="20"/>
          <w:szCs w:val="20"/>
          <w:u w:color="000000"/>
          <w:lang w:val="en-US"/>
        </w:rPr>
        <w:t>Programme</w:t>
      </w:r>
      <w:proofErr w:type="spellEnd"/>
      <w:r>
        <w:rPr>
          <w:rFonts w:ascii="Segoe UI" w:eastAsia="Segoe UI" w:hAnsi="Segoe UI" w:cs="Segoe UI"/>
          <w:color w:val="004D80"/>
          <w:sz w:val="20"/>
          <w:szCs w:val="20"/>
          <w:u w:color="000000"/>
          <w:lang w:val="en-US"/>
        </w:rPr>
        <w:t xml:space="preserve"> Plan in each area.</w:t>
      </w:r>
    </w:p>
    <w:p w14:paraId="01B1066A" w14:textId="77777777" w:rsidR="00470F66" w:rsidRDefault="009A7D4B">
      <w:pPr>
        <w:pStyle w:val="Body0"/>
        <w:widowControl w:val="0"/>
        <w:spacing w:after="120"/>
        <w:rPr>
          <w:rFonts w:ascii="Segoe UI" w:eastAsia="Segoe UI" w:hAnsi="Segoe UI" w:cs="Segoe UI"/>
          <w:color w:val="004D80"/>
          <w:sz w:val="20"/>
          <w:szCs w:val="20"/>
          <w:u w:color="000000"/>
          <w:lang w:val="en-US"/>
        </w:rPr>
      </w:pPr>
      <w:r>
        <w:rPr>
          <w:rFonts w:ascii="Segoe UI" w:eastAsia="Segoe UI" w:hAnsi="Segoe UI" w:cs="Segoe UI"/>
          <w:color w:val="004D80"/>
          <w:sz w:val="20"/>
          <w:szCs w:val="20"/>
          <w:u w:color="000000"/>
          <w:lang w:val="en-US"/>
        </w:rPr>
        <w:t xml:space="preserve">If your planned research or activities differ from the direction/activities described in your </w:t>
      </w:r>
      <w:proofErr w:type="spellStart"/>
      <w:r>
        <w:rPr>
          <w:rFonts w:ascii="Segoe UI" w:eastAsia="Segoe UI" w:hAnsi="Segoe UI" w:cs="Segoe UI"/>
          <w:color w:val="004D80"/>
          <w:sz w:val="20"/>
          <w:szCs w:val="20"/>
          <w:u w:color="000000"/>
          <w:lang w:val="en-US"/>
        </w:rPr>
        <w:t>Programme</w:t>
      </w:r>
      <w:proofErr w:type="spellEnd"/>
      <w:r>
        <w:rPr>
          <w:rFonts w:ascii="Segoe UI" w:eastAsia="Segoe UI" w:hAnsi="Segoe UI" w:cs="Segoe UI"/>
          <w:color w:val="004D80"/>
          <w:sz w:val="20"/>
          <w:szCs w:val="20"/>
          <w:u w:color="000000"/>
          <w:lang w:val="en-US"/>
        </w:rPr>
        <w:t xml:space="preserve"> Plan, explain why the change is necessary, and what, if any, strategic trade-offs you have needed to make. </w:t>
      </w:r>
    </w:p>
    <w:tbl>
      <w:tblPr>
        <w:tblW w:w="793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678"/>
        <w:gridCol w:w="2268"/>
        <w:gridCol w:w="1985"/>
      </w:tblGrid>
      <w:tr w:rsidR="00470F66" w14:paraId="528F5219" w14:textId="77777777">
        <w:trPr>
          <w:trHeight w:val="725"/>
        </w:trPr>
        <w:tc>
          <w:tcPr>
            <w:tcW w:w="3678" w:type="dxa"/>
            <w:tcBorders>
              <w:top w:val="nil"/>
              <w:left w:val="nil"/>
              <w:bottom w:val="single" w:sz="4" w:space="0" w:color="000000"/>
              <w:right w:val="nil"/>
            </w:tcBorders>
            <w:shd w:val="clear" w:color="auto" w:fill="auto"/>
            <w:tcMar>
              <w:top w:w="80" w:type="dxa"/>
              <w:left w:w="80" w:type="dxa"/>
              <w:bottom w:w="80" w:type="dxa"/>
              <w:right w:w="80" w:type="dxa"/>
            </w:tcMar>
          </w:tcPr>
          <w:p w14:paraId="7F4FB97D" w14:textId="77777777" w:rsidR="00470F66" w:rsidRDefault="00470F66">
            <w:pPr>
              <w:pStyle w:val="Body0"/>
              <w:widowControl w:val="0"/>
              <w:spacing w:after="120"/>
              <w:rPr>
                <w:rFonts w:ascii="Segoe UI Semibold" w:eastAsia="Segoe UI Semibold" w:hAnsi="Segoe UI Semibold" w:cs="Segoe UI Semibold"/>
                <w:b/>
                <w:bCs/>
                <w:sz w:val="20"/>
                <w:szCs w:val="20"/>
                <w:u w:color="000000"/>
                <w:lang w:val="en-US"/>
              </w:rPr>
            </w:pPr>
          </w:p>
          <w:p w14:paraId="308BFE54" w14:textId="77777777" w:rsidR="00470F66" w:rsidRDefault="009A7D4B">
            <w:pPr>
              <w:pStyle w:val="Body0"/>
              <w:widowControl w:val="0"/>
              <w:spacing w:after="120"/>
            </w:pPr>
            <w:r>
              <w:rPr>
                <w:rFonts w:ascii="Segoe UI Semibold" w:eastAsia="Segoe UI Semibold" w:hAnsi="Segoe UI Semibold" w:cs="Segoe UI Semibold"/>
                <w:b/>
                <w:bCs/>
                <w:sz w:val="20"/>
                <w:szCs w:val="20"/>
                <w:u w:color="000000"/>
                <w:lang w:val="en-US"/>
              </w:rPr>
              <w:t>SSIF Performance Areas</w:t>
            </w:r>
          </w:p>
        </w:tc>
        <w:tc>
          <w:tcPr>
            <w:tcW w:w="2268" w:type="dxa"/>
            <w:tcBorders>
              <w:top w:val="nil"/>
              <w:left w:val="nil"/>
              <w:bottom w:val="single" w:sz="4" w:space="0" w:color="000000"/>
              <w:right w:val="nil"/>
            </w:tcBorders>
            <w:shd w:val="clear" w:color="auto" w:fill="auto"/>
            <w:tcMar>
              <w:top w:w="80" w:type="dxa"/>
              <w:left w:w="80" w:type="dxa"/>
              <w:bottom w:w="80" w:type="dxa"/>
              <w:right w:w="80" w:type="dxa"/>
            </w:tcMar>
          </w:tcPr>
          <w:p w14:paraId="05A8A81F" w14:textId="77777777" w:rsidR="00470F66" w:rsidRDefault="009A7D4B">
            <w:pPr>
              <w:pStyle w:val="Body0"/>
              <w:widowControl w:val="0"/>
              <w:spacing w:after="120"/>
            </w:pPr>
            <w:r>
              <w:rPr>
                <w:rFonts w:ascii="Segoe UI Semibold" w:eastAsia="Segoe UI Semibold" w:hAnsi="Segoe UI Semibold" w:cs="Segoe UI Semibold"/>
                <w:b/>
                <w:bCs/>
                <w:sz w:val="20"/>
                <w:szCs w:val="20"/>
                <w:u w:color="000000"/>
                <w:lang w:val="en-US"/>
              </w:rPr>
              <w:t>Advanced Energy Technologies Platform</w:t>
            </w:r>
          </w:p>
        </w:tc>
        <w:tc>
          <w:tcPr>
            <w:tcW w:w="1985" w:type="dxa"/>
            <w:tcBorders>
              <w:top w:val="nil"/>
              <w:left w:val="nil"/>
              <w:bottom w:val="single" w:sz="4" w:space="0" w:color="000000"/>
              <w:right w:val="nil"/>
            </w:tcBorders>
            <w:shd w:val="clear" w:color="auto" w:fill="auto"/>
            <w:tcMar>
              <w:top w:w="80" w:type="dxa"/>
              <w:left w:w="80" w:type="dxa"/>
              <w:bottom w:w="80" w:type="dxa"/>
              <w:right w:w="80" w:type="dxa"/>
            </w:tcMar>
          </w:tcPr>
          <w:p w14:paraId="32466B4E" w14:textId="77777777" w:rsidR="00470F66" w:rsidRDefault="009A7D4B">
            <w:pPr>
              <w:pStyle w:val="Body0"/>
              <w:widowControl w:val="0"/>
              <w:spacing w:after="120"/>
            </w:pPr>
            <w:r>
              <w:rPr>
                <w:rFonts w:ascii="Segoe UI Semibold" w:eastAsia="Segoe UI Semibold" w:hAnsi="Segoe UI Semibold" w:cs="Segoe UI Semibold"/>
                <w:b/>
                <w:bCs/>
                <w:sz w:val="20"/>
                <w:szCs w:val="20"/>
                <w:u w:color="000000"/>
                <w:lang w:val="en-US"/>
              </w:rPr>
              <w:t xml:space="preserve">Data Science Platform </w:t>
            </w:r>
          </w:p>
        </w:tc>
      </w:tr>
      <w:tr w:rsidR="00470F66" w14:paraId="355729C9" w14:textId="77777777">
        <w:trPr>
          <w:trHeight w:val="245"/>
        </w:trPr>
        <w:tc>
          <w:tcPr>
            <w:tcW w:w="3678" w:type="dxa"/>
            <w:tcBorders>
              <w:top w:val="single" w:sz="4" w:space="0" w:color="000000"/>
              <w:left w:val="nil"/>
              <w:bottom w:val="nil"/>
              <w:right w:val="nil"/>
            </w:tcBorders>
            <w:shd w:val="clear" w:color="auto" w:fill="DEEAF6"/>
            <w:tcMar>
              <w:top w:w="80" w:type="dxa"/>
              <w:left w:w="80" w:type="dxa"/>
              <w:bottom w:w="80" w:type="dxa"/>
              <w:right w:w="80" w:type="dxa"/>
            </w:tcMar>
          </w:tcPr>
          <w:p w14:paraId="5F4D5CDA" w14:textId="77777777" w:rsidR="00470F66" w:rsidRDefault="009A7D4B">
            <w:pPr>
              <w:pStyle w:val="Body0"/>
              <w:widowControl w:val="0"/>
              <w:spacing w:after="120"/>
            </w:pPr>
            <w:r>
              <w:rPr>
                <w:rFonts w:ascii="Segoe UI" w:eastAsia="Segoe UI" w:hAnsi="Segoe UI" w:cs="Segoe UI"/>
                <w:sz w:val="18"/>
                <w:szCs w:val="18"/>
                <w:u w:color="000000"/>
                <w:lang w:val="en-US"/>
              </w:rPr>
              <w:t>Excellence</w:t>
            </w:r>
          </w:p>
        </w:tc>
        <w:tc>
          <w:tcPr>
            <w:tcW w:w="2268" w:type="dxa"/>
            <w:tcBorders>
              <w:top w:val="single" w:sz="4" w:space="0" w:color="000000"/>
              <w:left w:val="nil"/>
              <w:bottom w:val="nil"/>
              <w:right w:val="nil"/>
            </w:tcBorders>
            <w:shd w:val="clear" w:color="auto" w:fill="auto"/>
            <w:tcMar>
              <w:top w:w="80" w:type="dxa"/>
              <w:left w:w="80" w:type="dxa"/>
              <w:bottom w:w="80" w:type="dxa"/>
              <w:right w:w="80" w:type="dxa"/>
            </w:tcMar>
          </w:tcPr>
          <w:p w14:paraId="35EFF3E2"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c>
          <w:tcPr>
            <w:tcW w:w="1985" w:type="dxa"/>
            <w:tcBorders>
              <w:top w:val="single" w:sz="4" w:space="0" w:color="000000"/>
              <w:left w:val="nil"/>
              <w:bottom w:val="nil"/>
              <w:right w:val="nil"/>
            </w:tcBorders>
            <w:shd w:val="clear" w:color="auto" w:fill="auto"/>
            <w:tcMar>
              <w:top w:w="80" w:type="dxa"/>
              <w:left w:w="80" w:type="dxa"/>
              <w:bottom w:w="80" w:type="dxa"/>
              <w:right w:w="80" w:type="dxa"/>
            </w:tcMar>
          </w:tcPr>
          <w:p w14:paraId="516BF307"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r>
      <w:tr w:rsidR="00470F66" w14:paraId="0EDD47DE" w14:textId="77777777">
        <w:trPr>
          <w:trHeight w:val="240"/>
        </w:trPr>
        <w:tc>
          <w:tcPr>
            <w:tcW w:w="3678" w:type="dxa"/>
            <w:tcBorders>
              <w:top w:val="nil"/>
              <w:left w:val="nil"/>
              <w:bottom w:val="nil"/>
              <w:right w:val="nil"/>
            </w:tcBorders>
            <w:shd w:val="clear" w:color="auto" w:fill="DEEAF6"/>
            <w:tcMar>
              <w:top w:w="80" w:type="dxa"/>
              <w:left w:w="80" w:type="dxa"/>
              <w:bottom w:w="80" w:type="dxa"/>
              <w:right w:w="80" w:type="dxa"/>
            </w:tcMar>
          </w:tcPr>
          <w:p w14:paraId="6BEAE07B" w14:textId="77777777" w:rsidR="00470F66" w:rsidRDefault="009A7D4B">
            <w:pPr>
              <w:pStyle w:val="Body0"/>
              <w:widowControl w:val="0"/>
              <w:spacing w:after="120"/>
            </w:pPr>
            <w:r>
              <w:rPr>
                <w:rFonts w:ascii="Segoe UI" w:eastAsia="Segoe UI" w:hAnsi="Segoe UI" w:cs="Segoe UI"/>
                <w:sz w:val="18"/>
                <w:szCs w:val="18"/>
                <w:u w:color="000000"/>
                <w:lang w:val="en-US"/>
              </w:rPr>
              <w:t>Impact</w:t>
            </w:r>
          </w:p>
        </w:tc>
        <w:tc>
          <w:tcPr>
            <w:tcW w:w="2268" w:type="dxa"/>
            <w:tcBorders>
              <w:top w:val="nil"/>
              <w:left w:val="nil"/>
              <w:bottom w:val="nil"/>
              <w:right w:val="nil"/>
            </w:tcBorders>
            <w:shd w:val="clear" w:color="auto" w:fill="auto"/>
            <w:tcMar>
              <w:top w:w="80" w:type="dxa"/>
              <w:left w:w="80" w:type="dxa"/>
              <w:bottom w:w="80" w:type="dxa"/>
              <w:right w:w="80" w:type="dxa"/>
            </w:tcMar>
          </w:tcPr>
          <w:p w14:paraId="2CB2AE12"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c>
          <w:tcPr>
            <w:tcW w:w="1985" w:type="dxa"/>
            <w:tcBorders>
              <w:top w:val="nil"/>
              <w:left w:val="nil"/>
              <w:bottom w:val="nil"/>
              <w:right w:val="nil"/>
            </w:tcBorders>
            <w:shd w:val="clear" w:color="auto" w:fill="auto"/>
            <w:tcMar>
              <w:top w:w="80" w:type="dxa"/>
              <w:left w:w="80" w:type="dxa"/>
              <w:bottom w:w="80" w:type="dxa"/>
              <w:right w:w="80" w:type="dxa"/>
            </w:tcMar>
          </w:tcPr>
          <w:p w14:paraId="5DCCA4DB"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r>
      <w:tr w:rsidR="00470F66" w14:paraId="64362BAA" w14:textId="77777777">
        <w:trPr>
          <w:trHeight w:val="240"/>
        </w:trPr>
        <w:tc>
          <w:tcPr>
            <w:tcW w:w="3678" w:type="dxa"/>
            <w:tcBorders>
              <w:top w:val="nil"/>
              <w:left w:val="nil"/>
              <w:bottom w:val="nil"/>
              <w:right w:val="nil"/>
            </w:tcBorders>
            <w:shd w:val="clear" w:color="auto" w:fill="DEEAF6"/>
            <w:tcMar>
              <w:top w:w="80" w:type="dxa"/>
              <w:left w:w="80" w:type="dxa"/>
              <w:bottom w:w="80" w:type="dxa"/>
              <w:right w:w="80" w:type="dxa"/>
            </w:tcMar>
          </w:tcPr>
          <w:p w14:paraId="5A1ACF1D" w14:textId="77777777" w:rsidR="00470F66" w:rsidRDefault="009A7D4B">
            <w:pPr>
              <w:pStyle w:val="Body0"/>
              <w:widowControl w:val="0"/>
              <w:spacing w:after="120"/>
            </w:pPr>
            <w:r>
              <w:rPr>
                <w:rFonts w:ascii="Segoe UI" w:eastAsia="Segoe UI" w:hAnsi="Segoe UI" w:cs="Segoe UI"/>
                <w:sz w:val="18"/>
                <w:szCs w:val="18"/>
                <w:u w:color="000000"/>
                <w:lang w:val="en-US"/>
              </w:rPr>
              <w:t>Investing in people (capability)</w:t>
            </w:r>
          </w:p>
        </w:tc>
        <w:tc>
          <w:tcPr>
            <w:tcW w:w="2268" w:type="dxa"/>
            <w:tcBorders>
              <w:top w:val="nil"/>
              <w:left w:val="nil"/>
              <w:bottom w:val="nil"/>
              <w:right w:val="nil"/>
            </w:tcBorders>
            <w:shd w:val="clear" w:color="auto" w:fill="auto"/>
            <w:tcMar>
              <w:top w:w="80" w:type="dxa"/>
              <w:left w:w="80" w:type="dxa"/>
              <w:bottom w:w="80" w:type="dxa"/>
              <w:right w:w="80" w:type="dxa"/>
            </w:tcMar>
          </w:tcPr>
          <w:p w14:paraId="51885F9B"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c>
          <w:tcPr>
            <w:tcW w:w="1985" w:type="dxa"/>
            <w:tcBorders>
              <w:top w:val="nil"/>
              <w:left w:val="nil"/>
              <w:bottom w:val="nil"/>
              <w:right w:val="nil"/>
            </w:tcBorders>
            <w:shd w:val="clear" w:color="auto" w:fill="auto"/>
            <w:tcMar>
              <w:top w:w="80" w:type="dxa"/>
              <w:left w:w="80" w:type="dxa"/>
              <w:bottom w:w="80" w:type="dxa"/>
              <w:right w:w="80" w:type="dxa"/>
            </w:tcMar>
          </w:tcPr>
          <w:p w14:paraId="77C88F80"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r>
      <w:tr w:rsidR="00470F66" w14:paraId="1A2522CE" w14:textId="77777777">
        <w:trPr>
          <w:trHeight w:val="440"/>
        </w:trPr>
        <w:tc>
          <w:tcPr>
            <w:tcW w:w="3678" w:type="dxa"/>
            <w:tcBorders>
              <w:top w:val="nil"/>
              <w:left w:val="nil"/>
              <w:bottom w:val="nil"/>
              <w:right w:val="nil"/>
            </w:tcBorders>
            <w:shd w:val="clear" w:color="auto" w:fill="DEEAF6"/>
            <w:tcMar>
              <w:top w:w="80" w:type="dxa"/>
              <w:left w:w="80" w:type="dxa"/>
              <w:bottom w:w="80" w:type="dxa"/>
              <w:right w:w="80" w:type="dxa"/>
            </w:tcMar>
          </w:tcPr>
          <w:p w14:paraId="0D3616DE" w14:textId="77777777" w:rsidR="00470F66" w:rsidRDefault="009A7D4B">
            <w:pPr>
              <w:pStyle w:val="Body0"/>
              <w:widowControl w:val="0"/>
              <w:spacing w:after="120"/>
            </w:pPr>
            <w:r>
              <w:rPr>
                <w:rFonts w:ascii="Segoe UI" w:eastAsia="Segoe UI" w:hAnsi="Segoe UI" w:cs="Segoe UI"/>
                <w:sz w:val="18"/>
                <w:szCs w:val="18"/>
                <w:u w:color="000000"/>
                <w:lang w:val="en-US"/>
              </w:rPr>
              <w:t>Domestic and international collaboration</w:t>
            </w:r>
          </w:p>
        </w:tc>
        <w:tc>
          <w:tcPr>
            <w:tcW w:w="2268" w:type="dxa"/>
            <w:tcBorders>
              <w:top w:val="nil"/>
              <w:left w:val="nil"/>
              <w:bottom w:val="nil"/>
              <w:right w:val="nil"/>
            </w:tcBorders>
            <w:shd w:val="clear" w:color="auto" w:fill="auto"/>
            <w:tcMar>
              <w:top w:w="80" w:type="dxa"/>
              <w:left w:w="80" w:type="dxa"/>
              <w:bottom w:w="80" w:type="dxa"/>
              <w:right w:w="80" w:type="dxa"/>
            </w:tcMar>
          </w:tcPr>
          <w:p w14:paraId="6F17EAA8"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c>
          <w:tcPr>
            <w:tcW w:w="1985" w:type="dxa"/>
            <w:tcBorders>
              <w:top w:val="nil"/>
              <w:left w:val="nil"/>
              <w:bottom w:val="nil"/>
              <w:right w:val="nil"/>
            </w:tcBorders>
            <w:shd w:val="clear" w:color="auto" w:fill="auto"/>
            <w:tcMar>
              <w:top w:w="80" w:type="dxa"/>
              <w:left w:w="80" w:type="dxa"/>
              <w:bottom w:w="80" w:type="dxa"/>
              <w:right w:w="80" w:type="dxa"/>
            </w:tcMar>
          </w:tcPr>
          <w:p w14:paraId="03922F16"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r>
      <w:tr w:rsidR="00470F66" w14:paraId="52FE111B" w14:textId="77777777">
        <w:trPr>
          <w:trHeight w:val="240"/>
        </w:trPr>
        <w:tc>
          <w:tcPr>
            <w:tcW w:w="3678" w:type="dxa"/>
            <w:tcBorders>
              <w:top w:val="nil"/>
              <w:left w:val="nil"/>
              <w:bottom w:val="nil"/>
              <w:right w:val="nil"/>
            </w:tcBorders>
            <w:shd w:val="clear" w:color="auto" w:fill="DEEAF6"/>
            <w:tcMar>
              <w:top w:w="80" w:type="dxa"/>
              <w:left w:w="80" w:type="dxa"/>
              <w:bottom w:w="80" w:type="dxa"/>
              <w:right w:w="80" w:type="dxa"/>
            </w:tcMar>
          </w:tcPr>
          <w:p w14:paraId="1DB4FB13" w14:textId="77777777" w:rsidR="00470F66" w:rsidRDefault="009A7D4B">
            <w:pPr>
              <w:pStyle w:val="Body0"/>
              <w:widowControl w:val="0"/>
              <w:spacing w:after="120"/>
            </w:pPr>
            <w:r>
              <w:rPr>
                <w:rFonts w:ascii="Segoe UI" w:eastAsia="Segoe UI" w:hAnsi="Segoe UI" w:cs="Segoe UI"/>
                <w:sz w:val="18"/>
                <w:szCs w:val="18"/>
                <w:u w:color="000000"/>
                <w:lang w:val="en-US"/>
              </w:rPr>
              <w:t>Horizons and co-funding</w:t>
            </w:r>
          </w:p>
        </w:tc>
        <w:tc>
          <w:tcPr>
            <w:tcW w:w="2268" w:type="dxa"/>
            <w:tcBorders>
              <w:top w:val="nil"/>
              <w:left w:val="nil"/>
              <w:bottom w:val="nil"/>
              <w:right w:val="nil"/>
            </w:tcBorders>
            <w:shd w:val="clear" w:color="auto" w:fill="auto"/>
            <w:tcMar>
              <w:top w:w="80" w:type="dxa"/>
              <w:left w:w="80" w:type="dxa"/>
              <w:bottom w:w="80" w:type="dxa"/>
              <w:right w:w="80" w:type="dxa"/>
            </w:tcMar>
          </w:tcPr>
          <w:p w14:paraId="4310D142"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c>
          <w:tcPr>
            <w:tcW w:w="1985" w:type="dxa"/>
            <w:tcBorders>
              <w:top w:val="nil"/>
              <w:left w:val="nil"/>
              <w:bottom w:val="nil"/>
              <w:right w:val="nil"/>
            </w:tcBorders>
            <w:shd w:val="clear" w:color="auto" w:fill="auto"/>
            <w:tcMar>
              <w:top w:w="80" w:type="dxa"/>
              <w:left w:w="80" w:type="dxa"/>
              <w:bottom w:w="80" w:type="dxa"/>
              <w:right w:w="80" w:type="dxa"/>
            </w:tcMar>
          </w:tcPr>
          <w:p w14:paraId="7738A425" w14:textId="77777777" w:rsidR="00470F66" w:rsidRDefault="00470F66"/>
        </w:tc>
      </w:tr>
      <w:tr w:rsidR="00470F66" w14:paraId="5D10A205" w14:textId="77777777">
        <w:trPr>
          <w:trHeight w:val="245"/>
        </w:trPr>
        <w:tc>
          <w:tcPr>
            <w:tcW w:w="3678" w:type="dxa"/>
            <w:tcBorders>
              <w:top w:val="nil"/>
              <w:left w:val="nil"/>
              <w:bottom w:val="single" w:sz="4" w:space="0" w:color="000000"/>
              <w:right w:val="nil"/>
            </w:tcBorders>
            <w:shd w:val="clear" w:color="auto" w:fill="DEEAF6"/>
            <w:tcMar>
              <w:top w:w="80" w:type="dxa"/>
              <w:left w:w="80" w:type="dxa"/>
              <w:bottom w:w="80" w:type="dxa"/>
              <w:right w:w="80" w:type="dxa"/>
            </w:tcMar>
          </w:tcPr>
          <w:p w14:paraId="77E327C6" w14:textId="77777777" w:rsidR="00470F66" w:rsidRDefault="009A7D4B">
            <w:pPr>
              <w:pStyle w:val="Body0"/>
              <w:widowControl w:val="0"/>
              <w:spacing w:after="120"/>
            </w:pPr>
            <w:r>
              <w:rPr>
                <w:rFonts w:ascii="Segoe UI" w:eastAsia="Segoe UI" w:hAnsi="Segoe UI" w:cs="Segoe UI"/>
                <w:sz w:val="18"/>
                <w:szCs w:val="18"/>
                <w:u w:color="000000"/>
                <w:lang w:val="en-US"/>
              </w:rPr>
              <w:t>Vision Mātauranga</w:t>
            </w:r>
          </w:p>
        </w:tc>
        <w:tc>
          <w:tcPr>
            <w:tcW w:w="2268" w:type="dxa"/>
            <w:tcBorders>
              <w:top w:val="nil"/>
              <w:left w:val="nil"/>
              <w:bottom w:val="single" w:sz="4" w:space="0" w:color="000000"/>
              <w:right w:val="nil"/>
            </w:tcBorders>
            <w:shd w:val="clear" w:color="auto" w:fill="auto"/>
            <w:tcMar>
              <w:top w:w="80" w:type="dxa"/>
              <w:left w:w="80" w:type="dxa"/>
              <w:bottom w:w="80" w:type="dxa"/>
              <w:right w:w="80" w:type="dxa"/>
            </w:tcMar>
          </w:tcPr>
          <w:p w14:paraId="6079D781"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c>
          <w:tcPr>
            <w:tcW w:w="1985" w:type="dxa"/>
            <w:tcBorders>
              <w:top w:val="nil"/>
              <w:left w:val="nil"/>
              <w:bottom w:val="single" w:sz="4" w:space="0" w:color="000000"/>
              <w:right w:val="nil"/>
            </w:tcBorders>
            <w:shd w:val="clear" w:color="auto" w:fill="auto"/>
            <w:tcMar>
              <w:top w:w="80" w:type="dxa"/>
              <w:left w:w="80" w:type="dxa"/>
              <w:bottom w:w="80" w:type="dxa"/>
              <w:right w:w="80" w:type="dxa"/>
            </w:tcMar>
          </w:tcPr>
          <w:p w14:paraId="3D4D6461" w14:textId="77777777" w:rsidR="00470F66" w:rsidRDefault="009A7D4B">
            <w:pPr>
              <w:pStyle w:val="Body0"/>
              <w:widowControl w:val="0"/>
              <w:spacing w:after="120"/>
              <w:jc w:val="center"/>
            </w:pPr>
            <w:r>
              <w:rPr>
                <w:rFonts w:ascii="Arial Unicode MS" w:eastAsia="Arial Unicode MS" w:hAnsi="Arial Unicode MS" w:cs="Arial Unicode MS"/>
                <w:sz w:val="20"/>
                <w:szCs w:val="20"/>
                <w:u w:color="000000"/>
                <w:lang w:val="en-US"/>
              </w:rPr>
              <w:t>✓</w:t>
            </w:r>
          </w:p>
        </w:tc>
      </w:tr>
    </w:tbl>
    <w:p w14:paraId="62249047" w14:textId="77777777" w:rsidR="00470F66" w:rsidRDefault="00470F66">
      <w:pPr>
        <w:pStyle w:val="Body0"/>
        <w:widowControl w:val="0"/>
        <w:spacing w:after="120"/>
        <w:rPr>
          <w:rFonts w:ascii="Segoe UI" w:eastAsia="Segoe UI" w:hAnsi="Segoe UI" w:cs="Segoe UI"/>
          <w:color w:val="004D80"/>
          <w:sz w:val="20"/>
          <w:szCs w:val="20"/>
          <w:u w:color="000000"/>
          <w:lang w:val="en-US"/>
        </w:rPr>
      </w:pPr>
    </w:p>
    <w:p w14:paraId="2FBFD44D" w14:textId="77777777" w:rsidR="00470F66" w:rsidRDefault="009A7D4B">
      <w:pPr>
        <w:pStyle w:val="Default"/>
        <w:widowControl w:val="0"/>
        <w:spacing w:before="120" w:after="120"/>
        <w:ind w:right="17"/>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Total suggested word limit: </w:t>
      </w:r>
      <w:r>
        <w:rPr>
          <w:rFonts w:ascii="Segoe UI Semibold" w:eastAsia="Segoe UI Semibold" w:hAnsi="Segoe UI Semibold" w:cs="Segoe UI Semibold"/>
          <w:b/>
          <w:bCs/>
          <w:color w:val="004D80"/>
          <w:sz w:val="20"/>
          <w:szCs w:val="20"/>
          <w:u w:color="000000"/>
        </w:rPr>
        <w:t>750 words</w:t>
      </w:r>
      <w:r>
        <w:rPr>
          <w:rFonts w:ascii="Segoe UI" w:eastAsia="Segoe UI" w:hAnsi="Segoe UI" w:cs="Segoe UI"/>
          <w:color w:val="004D80"/>
          <w:sz w:val="20"/>
          <w:szCs w:val="20"/>
          <w:u w:color="000000"/>
        </w:rPr>
        <w:t xml:space="preserve"> </w:t>
      </w:r>
    </w:p>
    <w:p w14:paraId="6D406603" w14:textId="77777777" w:rsidR="00470F66" w:rsidRDefault="00470F66">
      <w:pPr>
        <w:pStyle w:val="Default"/>
        <w:widowControl w:val="0"/>
        <w:spacing w:before="120" w:after="120"/>
        <w:ind w:left="1701" w:right="17"/>
        <w:rPr>
          <w:rFonts w:ascii="Segoe UI" w:eastAsia="Segoe UI" w:hAnsi="Segoe UI" w:cs="Segoe UI"/>
          <w:sz w:val="20"/>
          <w:szCs w:val="20"/>
          <w:u w:color="000000"/>
        </w:rPr>
      </w:pPr>
    </w:p>
    <w:p w14:paraId="5A966B56" w14:textId="77777777" w:rsidR="00470F66" w:rsidRDefault="00470F66">
      <w:pPr>
        <w:pStyle w:val="Default"/>
        <w:widowControl w:val="0"/>
        <w:spacing w:before="120" w:after="120"/>
        <w:ind w:left="1701" w:right="17"/>
        <w:rPr>
          <w:rFonts w:ascii="Segoe UI" w:eastAsia="Segoe UI" w:hAnsi="Segoe UI" w:cs="Segoe UI"/>
          <w:sz w:val="20"/>
          <w:szCs w:val="20"/>
          <w:u w:color="000000"/>
        </w:rPr>
      </w:pPr>
    </w:p>
    <w:p w14:paraId="57A0B1F6" w14:textId="77777777" w:rsidR="00470F66" w:rsidRDefault="009A7D4B">
      <w:pPr>
        <w:pStyle w:val="Default"/>
        <w:spacing w:before="0"/>
        <w:rPr>
          <w:rFonts w:ascii="Helvetica" w:eastAsia="Helvetica" w:hAnsi="Helvetica" w:cs="Helvetica"/>
          <w:b/>
          <w:bCs/>
          <w:color w:val="201F1E"/>
          <w:shd w:val="clear" w:color="auto" w:fill="FFFFFF"/>
        </w:rPr>
      </w:pPr>
      <w:commentRangeStart w:id="11"/>
      <w:r>
        <w:rPr>
          <w:rFonts w:ascii="Helvetica" w:hAnsi="Helvetica"/>
          <w:b/>
          <w:bCs/>
          <w:color w:val="201F1E"/>
          <w:shd w:val="clear" w:color="auto" w:fill="FFFFFF"/>
        </w:rPr>
        <w:t>Planned Focus for the coming year</w:t>
      </w:r>
      <w:commentRangeEnd w:id="11"/>
      <w:r w:rsidR="001940B8">
        <w:rPr>
          <w:rStyle w:val="CommentReference"/>
          <w:rFonts w:ascii="Times New Roman" w:hAnsi="Times New Roman" w:cs="Times New Roman"/>
          <w:color w:val="auto"/>
          <w:lang w:eastAsia="en-US"/>
          <w14:textOutline w14:w="0" w14:cap="rnd" w14:cmpd="sng" w14:algn="ctr">
            <w14:noFill/>
            <w14:prstDash w14:val="solid"/>
            <w14:bevel/>
          </w14:textOutline>
        </w:rPr>
        <w:commentReference w:id="11"/>
      </w:r>
    </w:p>
    <w:p w14:paraId="4AD7FD8A" w14:textId="77777777" w:rsidR="00470F66" w:rsidRDefault="00470F66">
      <w:pPr>
        <w:pStyle w:val="Default"/>
        <w:spacing w:before="0"/>
        <w:rPr>
          <w:rFonts w:ascii="Helvetica" w:eastAsia="Helvetica" w:hAnsi="Helvetica" w:cs="Helvetica"/>
          <w:color w:val="201F1E"/>
          <w:shd w:val="clear" w:color="auto" w:fill="FFFFFF"/>
        </w:rPr>
      </w:pPr>
    </w:p>
    <w:p w14:paraId="5B26626F" w14:textId="77777777" w:rsidR="00470F66" w:rsidRDefault="00470F66">
      <w:pPr>
        <w:pStyle w:val="Default"/>
        <w:spacing w:before="0"/>
        <w:rPr>
          <w:rFonts w:ascii="Helvetica" w:eastAsia="Helvetica" w:hAnsi="Helvetica" w:cs="Helvetica"/>
          <w:color w:val="201F1E"/>
          <w:shd w:val="clear" w:color="auto" w:fill="FFFFFF"/>
        </w:rPr>
      </w:pPr>
    </w:p>
    <w:p w14:paraId="6A9B2B37" w14:textId="138A2414" w:rsidR="00470F66" w:rsidRDefault="00BB182B">
      <w:pPr>
        <w:pStyle w:val="Default"/>
        <w:spacing w:before="0"/>
        <w:rPr>
          <w:rFonts w:ascii="Helvetica" w:eastAsia="Helvetica" w:hAnsi="Helvetica" w:cs="Helvetica"/>
          <w:color w:val="201F1E"/>
          <w:shd w:val="clear" w:color="auto" w:fill="FFFFFF"/>
        </w:rPr>
      </w:pPr>
      <w:ins w:id="12" w:author="Mark Gahegan" w:date="2021-05-07T15:07:00Z">
        <w:r>
          <w:rPr>
            <w:rFonts w:ascii="Helvetica" w:hAnsi="Helvetica"/>
            <w:b/>
            <w:bCs/>
            <w:color w:val="201F1E"/>
            <w:shd w:val="clear" w:color="auto" w:fill="FFFFFF"/>
          </w:rPr>
          <w:t xml:space="preserve">The </w:t>
        </w:r>
      </w:ins>
      <w:commentRangeStart w:id="13"/>
      <w:r w:rsidR="009A7D4B">
        <w:rPr>
          <w:rFonts w:ascii="Helvetica" w:hAnsi="Helvetica"/>
          <w:b/>
          <w:bCs/>
          <w:color w:val="201F1E"/>
          <w:shd w:val="clear" w:color="auto" w:fill="FFFFFF"/>
        </w:rPr>
        <w:t>Meta Data Science</w:t>
      </w:r>
      <w:r w:rsidR="009A7D4B">
        <w:rPr>
          <w:rFonts w:ascii="Helvetica" w:hAnsi="Helvetica"/>
          <w:color w:val="201F1E"/>
          <w:shd w:val="clear" w:color="auto" w:fill="FFFFFF"/>
        </w:rPr>
        <w:t xml:space="preserve"> </w:t>
      </w:r>
      <w:commentRangeEnd w:id="13"/>
      <w:r w:rsidR="008E4CB8">
        <w:rPr>
          <w:rStyle w:val="CommentReference"/>
          <w:rFonts w:ascii="Times New Roman" w:hAnsi="Times New Roman" w:cs="Times New Roman"/>
          <w:color w:val="auto"/>
          <w:lang w:eastAsia="en-US"/>
          <w14:textOutline w14:w="0" w14:cap="rnd" w14:cmpd="sng" w14:algn="ctr">
            <w14:noFill/>
            <w14:prstDash w14:val="solid"/>
            <w14:bevel/>
          </w14:textOutline>
        </w:rPr>
        <w:commentReference w:id="13"/>
      </w:r>
      <w:ins w:id="14" w:author="Mark Gahegan" w:date="2021-05-07T15:07:00Z">
        <w:r>
          <w:rPr>
            <w:rFonts w:ascii="Helvetica" w:hAnsi="Helvetica"/>
            <w:color w:val="201F1E"/>
            <w:shd w:val="clear" w:color="auto" w:fill="FFFFFF"/>
          </w:rPr>
          <w:t xml:space="preserve">team </w:t>
        </w:r>
      </w:ins>
      <w:del w:id="15" w:author="Mark Gahegan" w:date="2021-05-07T15:07:00Z">
        <w:r w:rsidR="009A7D4B" w:rsidDel="00BB182B">
          <w:rPr>
            <w:rFonts w:ascii="Helvetica" w:hAnsi="Helvetica"/>
            <w:color w:val="201F1E"/>
            <w:shd w:val="clear" w:color="auto" w:fill="FFFFFF"/>
          </w:rPr>
          <w:delText xml:space="preserve">adds </w:delText>
        </w:r>
      </w:del>
      <w:ins w:id="16" w:author="Mark Gahegan" w:date="2021-05-07T15:07:00Z">
        <w:r>
          <w:rPr>
            <w:rFonts w:ascii="Helvetica" w:hAnsi="Helvetica"/>
            <w:color w:val="201F1E"/>
            <w:shd w:val="clear" w:color="auto" w:fill="FFFFFF"/>
          </w:rPr>
          <w:t>will add</w:t>
        </w:r>
        <w:r>
          <w:rPr>
            <w:rFonts w:ascii="Helvetica" w:hAnsi="Helvetica"/>
            <w:color w:val="201F1E"/>
            <w:shd w:val="clear" w:color="auto" w:fill="FFFFFF"/>
          </w:rPr>
          <w:t xml:space="preserve"> </w:t>
        </w:r>
      </w:ins>
      <w:r w:rsidR="009A7D4B">
        <w:rPr>
          <w:rFonts w:ascii="Helvetica" w:hAnsi="Helvetica"/>
          <w:color w:val="201F1E"/>
          <w:shd w:val="clear" w:color="auto" w:fill="FFFFFF"/>
        </w:rPr>
        <w:t xml:space="preserve">a post-doc at </w:t>
      </w:r>
      <w:proofErr w:type="spellStart"/>
      <w:r w:rsidR="009A7D4B">
        <w:rPr>
          <w:rFonts w:ascii="Helvetica" w:hAnsi="Helvetica"/>
          <w:color w:val="201F1E"/>
          <w:shd w:val="clear" w:color="auto" w:fill="FFFFFF"/>
        </w:rPr>
        <w:t>UoA</w:t>
      </w:r>
      <w:proofErr w:type="spellEnd"/>
      <w:r w:rsidR="009A7D4B">
        <w:rPr>
          <w:rFonts w:ascii="Helvetica" w:hAnsi="Helvetica"/>
          <w:color w:val="201F1E"/>
          <w:shd w:val="clear" w:color="auto" w:fill="FFFFFF"/>
        </w:rPr>
        <w:t xml:space="preserve"> </w:t>
      </w:r>
      <w:commentRangeStart w:id="17"/>
      <w:r w:rsidR="009A7D4B">
        <w:rPr>
          <w:rFonts w:ascii="Helvetica" w:hAnsi="Helvetica"/>
          <w:color w:val="201F1E"/>
          <w:shd w:val="clear" w:color="auto" w:fill="FFFFFF"/>
        </w:rPr>
        <w:t xml:space="preserve">whose work will focus </w:t>
      </w:r>
      <w:commentRangeEnd w:id="17"/>
      <w:r w:rsidR="009A7D4B">
        <w:rPr>
          <w:rStyle w:val="CommentReference"/>
          <w:rFonts w:ascii="Times New Roman" w:hAnsi="Times New Roman" w:cs="Times New Roman"/>
          <w:color w:val="auto"/>
          <w:lang w:eastAsia="en-US"/>
          <w14:textOutline w14:w="0" w14:cap="rnd" w14:cmpd="sng" w14:algn="ctr">
            <w14:noFill/>
            <w14:prstDash w14:val="solid"/>
            <w14:bevel/>
          </w14:textOutline>
        </w:rPr>
        <w:commentReference w:id="17"/>
      </w:r>
      <w:r w:rsidR="009A7D4B">
        <w:rPr>
          <w:rFonts w:ascii="Helvetica" w:hAnsi="Helvetica"/>
          <w:color w:val="201F1E"/>
          <w:shd w:val="clear" w:color="auto" w:fill="FFFFFF"/>
        </w:rPr>
        <w:t xml:space="preserve">on integrating the different semantic annotation and scraping techniques being pioneered by </w:t>
      </w:r>
      <w:ins w:id="18" w:author="Mark Gahegan" w:date="2021-05-07T15:13:00Z">
        <w:r w:rsidR="00341E95">
          <w:rPr>
            <w:rFonts w:ascii="Helvetica" w:hAnsi="Helvetica"/>
            <w:color w:val="201F1E"/>
            <w:shd w:val="clear" w:color="auto" w:fill="FFFFFF"/>
          </w:rPr>
          <w:t xml:space="preserve">our team members </w:t>
        </w:r>
      </w:ins>
      <w:r w:rsidR="009A7D4B">
        <w:rPr>
          <w:rFonts w:ascii="Helvetica" w:hAnsi="Helvetica"/>
          <w:color w:val="201F1E"/>
          <w:shd w:val="clear" w:color="auto" w:fill="FFFFFF"/>
        </w:rPr>
        <w:t xml:space="preserve">Prof. Sebastian Link at </w:t>
      </w:r>
      <w:proofErr w:type="spellStart"/>
      <w:r w:rsidR="009A7D4B">
        <w:rPr>
          <w:rFonts w:ascii="Helvetica" w:hAnsi="Helvetica"/>
          <w:color w:val="201F1E"/>
          <w:shd w:val="clear" w:color="auto" w:fill="FFFFFF"/>
        </w:rPr>
        <w:t>UoA</w:t>
      </w:r>
      <w:proofErr w:type="spellEnd"/>
      <w:r w:rsidR="009A7D4B">
        <w:rPr>
          <w:rFonts w:ascii="Helvetica" w:hAnsi="Helvetica"/>
          <w:color w:val="201F1E"/>
          <w:shd w:val="clear" w:color="auto" w:fill="FFFFFF"/>
        </w:rPr>
        <w:t xml:space="preserve"> and Dr. Ben Adams at UC</w:t>
      </w:r>
      <w:ins w:id="19" w:author="Mark Gahegan" w:date="2021-05-07T15:13:00Z">
        <w:r w:rsidR="00341E95">
          <w:rPr>
            <w:rFonts w:ascii="Helvetica" w:hAnsi="Helvetica"/>
            <w:color w:val="201F1E"/>
            <w:shd w:val="clear" w:color="auto" w:fill="FFFFFF"/>
          </w:rPr>
          <w:t xml:space="preserve"> </w:t>
        </w:r>
      </w:ins>
      <w:del w:id="20" w:author="Mark Gahegan" w:date="2021-05-07T15:13:00Z">
        <w:r w:rsidR="009A7D4B" w:rsidDel="00341E95">
          <w:rPr>
            <w:rFonts w:ascii="Helvetica" w:hAnsi="Helvetica"/>
            <w:color w:val="201F1E"/>
            <w:shd w:val="clear" w:color="auto" w:fill="FFFFFF"/>
          </w:rPr>
          <w:delText xml:space="preserve"> </w:delText>
        </w:r>
      </w:del>
      <w:r w:rsidR="009A7D4B">
        <w:rPr>
          <w:rFonts w:ascii="Helvetica" w:hAnsi="Helvetica"/>
          <w:color w:val="201F1E"/>
          <w:shd w:val="clear" w:color="auto" w:fill="FFFFFF"/>
        </w:rPr>
        <w:t xml:space="preserve">into a single, common system that will be used to improve the automated semantic integration for Live Data.  </w:t>
      </w:r>
      <w:commentRangeStart w:id="21"/>
      <w:r w:rsidR="009A7D4B">
        <w:rPr>
          <w:rFonts w:ascii="Helvetica" w:hAnsi="Helvetica"/>
          <w:color w:val="201F1E"/>
          <w:shd w:val="clear" w:color="auto" w:fill="FFFFFF"/>
        </w:rPr>
        <w:t xml:space="preserve">This is turn will increase impact as the resulting tools will be made available to other researchers.  </w:t>
      </w:r>
      <w:commentRangeEnd w:id="21"/>
      <w:r w:rsidR="00B215BC">
        <w:rPr>
          <w:rStyle w:val="CommentReference"/>
          <w:rFonts w:ascii="Times New Roman" w:hAnsi="Times New Roman" w:cs="Times New Roman"/>
          <w:color w:val="auto"/>
          <w:lang w:eastAsia="en-US"/>
          <w14:textOutline w14:w="0" w14:cap="rnd" w14:cmpd="sng" w14:algn="ctr">
            <w14:noFill/>
            <w14:prstDash w14:val="solid"/>
            <w14:bevel/>
          </w14:textOutline>
        </w:rPr>
        <w:commentReference w:id="21"/>
      </w:r>
      <w:ins w:id="22" w:author="Mark Gahegan" w:date="2021-05-07T15:04:00Z">
        <w:r>
          <w:rPr>
            <w:rFonts w:ascii="Helvetica" w:hAnsi="Helvetica"/>
            <w:color w:val="201F1E"/>
            <w:shd w:val="clear" w:color="auto" w:fill="FFFFFF"/>
          </w:rPr>
          <w:t>Timeframe for completion is two years</w:t>
        </w:r>
      </w:ins>
      <w:ins w:id="23" w:author="Mark Gahegan" w:date="2021-05-07T15:05:00Z">
        <w:r>
          <w:rPr>
            <w:rFonts w:ascii="Helvetica" w:hAnsi="Helvetica"/>
            <w:color w:val="201F1E"/>
            <w:shd w:val="clear" w:color="auto" w:fill="FFFFFF"/>
          </w:rPr>
          <w:t xml:space="preserve">, though by the end of </w:t>
        </w:r>
      </w:ins>
      <w:ins w:id="24" w:author="Mark Gahegan" w:date="2021-05-07T15:06:00Z">
        <w:r>
          <w:rPr>
            <w:rFonts w:ascii="Helvetica" w:hAnsi="Helvetica"/>
            <w:color w:val="201F1E"/>
            <w:shd w:val="clear" w:color="auto" w:fill="FFFFFF"/>
          </w:rPr>
          <w:t>the next reporting period</w:t>
        </w:r>
      </w:ins>
      <w:ins w:id="25" w:author="Mark Gahegan" w:date="2021-05-07T15:05:00Z">
        <w:r>
          <w:rPr>
            <w:rFonts w:ascii="Helvetica" w:hAnsi="Helvetica"/>
            <w:color w:val="201F1E"/>
            <w:shd w:val="clear" w:color="auto" w:fill="FFFFFF"/>
          </w:rPr>
          <w:t xml:space="preserve"> we expect to be able to demonstrate, and use, some automated ingest and schema production methods, for use by our </w:t>
        </w:r>
      </w:ins>
      <w:ins w:id="26" w:author="Mark Gahegan" w:date="2021-05-07T15:06:00Z">
        <w:r>
          <w:rPr>
            <w:rFonts w:ascii="Helvetica" w:hAnsi="Helvetica"/>
            <w:color w:val="201F1E"/>
            <w:shd w:val="clear" w:color="auto" w:fill="FFFFFF"/>
          </w:rPr>
          <w:t>application teams (‘omics and biodiversity modelling)</w:t>
        </w:r>
      </w:ins>
      <w:ins w:id="27" w:author="Mark Gahegan" w:date="2021-05-07T15:08:00Z">
        <w:r>
          <w:rPr>
            <w:rFonts w:ascii="Helvetica" w:hAnsi="Helvetica"/>
            <w:color w:val="201F1E"/>
            <w:shd w:val="clear" w:color="auto" w:fill="FFFFFF"/>
          </w:rPr>
          <w:t xml:space="preserve"> to allow the rapid acquisition of new data</w:t>
        </w:r>
      </w:ins>
      <w:ins w:id="28" w:author="Mark Gahegan" w:date="2021-05-07T15:07:00Z">
        <w:r>
          <w:rPr>
            <w:rFonts w:ascii="Helvetica" w:hAnsi="Helvetica"/>
            <w:color w:val="201F1E"/>
            <w:shd w:val="clear" w:color="auto" w:fill="FFFFFF"/>
          </w:rPr>
          <w:t>.</w:t>
        </w:r>
      </w:ins>
      <w:ins w:id="29" w:author="Mark Gahegan" w:date="2021-05-07T15:13:00Z">
        <w:r w:rsidR="00341E95">
          <w:rPr>
            <w:rFonts w:ascii="Helvetica" w:hAnsi="Helvetica"/>
            <w:color w:val="201F1E"/>
            <w:shd w:val="clear" w:color="auto" w:fill="FFFFFF"/>
          </w:rPr>
          <w:t xml:space="preserve">  </w:t>
        </w:r>
      </w:ins>
    </w:p>
    <w:p w14:paraId="5DD5D696" w14:textId="77777777" w:rsidR="00470F66" w:rsidRDefault="00470F66">
      <w:pPr>
        <w:pStyle w:val="Default"/>
        <w:spacing w:before="0"/>
        <w:rPr>
          <w:rFonts w:ascii="Helvetica" w:eastAsia="Helvetica" w:hAnsi="Helvetica" w:cs="Helvetica"/>
          <w:color w:val="201F1E"/>
          <w:shd w:val="clear" w:color="auto" w:fill="FFFFFF"/>
        </w:rPr>
      </w:pPr>
    </w:p>
    <w:p w14:paraId="6F963120" w14:textId="2E304A4B" w:rsidR="00470F66" w:rsidRDefault="009A7D4B">
      <w:pPr>
        <w:pStyle w:val="Default"/>
        <w:spacing w:before="0"/>
        <w:rPr>
          <w:rFonts w:ascii="Helvetica" w:eastAsia="Helvetica" w:hAnsi="Helvetica" w:cs="Helvetica"/>
          <w:color w:val="201F1E"/>
          <w:shd w:val="clear" w:color="auto" w:fill="FFFFFF"/>
        </w:rPr>
      </w:pPr>
      <w:r>
        <w:rPr>
          <w:rFonts w:ascii="Helvetica" w:hAnsi="Helvetica"/>
          <w:b/>
          <w:bCs/>
          <w:color w:val="201F1E"/>
          <w:shd w:val="clear" w:color="auto" w:fill="FFFFFF"/>
        </w:rPr>
        <w:t>Explainable Data Science</w:t>
      </w:r>
      <w:r>
        <w:rPr>
          <w:rFonts w:ascii="Helvetica" w:hAnsi="Helvetica"/>
          <w:color w:val="201F1E"/>
          <w:shd w:val="clear" w:color="auto" w:fill="FFFFFF"/>
        </w:rPr>
        <w:t xml:space="preserve"> adds a second PhD student at </w:t>
      </w:r>
      <w:proofErr w:type="spellStart"/>
      <w:r>
        <w:rPr>
          <w:rFonts w:ascii="Helvetica" w:hAnsi="Helvetica"/>
          <w:color w:val="201F1E"/>
          <w:shd w:val="clear" w:color="auto" w:fill="FFFFFF"/>
        </w:rPr>
        <w:t>UoA</w:t>
      </w:r>
      <w:proofErr w:type="spellEnd"/>
      <w:del w:id="30" w:author="Mark Gahegan" w:date="2021-05-07T15:08:00Z">
        <w:r w:rsidDel="00BB182B">
          <w:rPr>
            <w:rFonts w:ascii="Helvetica" w:hAnsi="Helvetica"/>
            <w:color w:val="201F1E"/>
            <w:shd w:val="clear" w:color="auto" w:fill="FFFFFF"/>
          </w:rPr>
          <w:delText xml:space="preserve">… </w:delText>
        </w:r>
      </w:del>
      <w:ins w:id="31" w:author="Mark Gahegan" w:date="2021-05-07T15:08:00Z">
        <w:r w:rsidR="00BB182B">
          <w:rPr>
            <w:rFonts w:ascii="Helvetica" w:hAnsi="Helvetica"/>
            <w:color w:val="201F1E"/>
            <w:shd w:val="clear" w:color="auto" w:fill="FFFFFF"/>
          </w:rPr>
          <w:t xml:space="preserve"> to study the </w:t>
        </w:r>
      </w:ins>
      <w:r>
        <w:rPr>
          <w:rFonts w:ascii="Helvetica" w:hAnsi="Helvetica"/>
          <w:color w:val="201F1E"/>
          <w:shd w:val="clear" w:color="auto" w:fill="FFFFFF"/>
        </w:rPr>
        <w:t>semantics of scientific descriptions and the connections between algorithmic and textural descriptions of methods and workflows</w:t>
      </w:r>
      <w:del w:id="32" w:author="Mark Gahegan" w:date="2021-05-07T15:09:00Z">
        <w:r w:rsidDel="00BB182B">
          <w:rPr>
            <w:rFonts w:ascii="Helvetica" w:hAnsi="Helvetica"/>
            <w:color w:val="201F1E"/>
            <w:shd w:val="clear" w:color="auto" w:fill="FFFFFF"/>
          </w:rPr>
          <w:delText xml:space="preserve">, </w:delText>
        </w:r>
        <w:commentRangeStart w:id="33"/>
        <w:r w:rsidDel="00BB182B">
          <w:rPr>
            <w:rFonts w:ascii="Helvetica" w:hAnsi="Helvetica"/>
            <w:color w:val="201F1E"/>
            <w:shd w:val="clear" w:color="auto" w:fill="FFFFFF"/>
          </w:rPr>
          <w:delText>j</w:delText>
        </w:r>
      </w:del>
      <w:ins w:id="34" w:author="Mark Gahegan" w:date="2021-05-07T15:09:00Z">
        <w:r w:rsidR="00BB182B">
          <w:rPr>
            <w:rFonts w:ascii="Helvetica" w:hAnsi="Helvetica"/>
            <w:color w:val="201F1E"/>
            <w:shd w:val="clear" w:color="auto" w:fill="FFFFFF"/>
          </w:rPr>
          <w:t xml:space="preserve">.  This will add to our capability </w:t>
        </w:r>
      </w:ins>
      <w:del w:id="35" w:author="Mark Gahegan" w:date="2021-05-07T15:09:00Z">
        <w:r w:rsidDel="00BB182B">
          <w:rPr>
            <w:rFonts w:ascii="Helvetica" w:hAnsi="Helvetica"/>
            <w:color w:val="201F1E"/>
            <w:shd w:val="clear" w:color="auto" w:fill="FFFFFF"/>
          </w:rPr>
          <w:delText xml:space="preserve">oins the work underway </w:delText>
        </w:r>
      </w:del>
      <w:r>
        <w:rPr>
          <w:rFonts w:ascii="Helvetica" w:hAnsi="Helvetica"/>
          <w:color w:val="201F1E"/>
          <w:shd w:val="clear" w:color="auto" w:fill="FFFFFF"/>
        </w:rPr>
        <w:t xml:space="preserve">on AI reasoning to bridge the gap </w:t>
      </w:r>
      <w:r>
        <w:rPr>
          <w:rFonts w:ascii="Helvetica" w:hAnsi="Helvetica"/>
          <w:color w:val="201F1E"/>
          <w:shd w:val="clear" w:color="auto" w:fill="FFFFFF"/>
        </w:rPr>
        <w:lastRenderedPageBreak/>
        <w:t>between methods and explanations in science</w:t>
      </w:r>
      <w:commentRangeEnd w:id="33"/>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33"/>
      </w:r>
      <w:ins w:id="36" w:author="Mark Gahegan" w:date="2021-05-07T15:09:00Z">
        <w:r w:rsidR="00BB182B">
          <w:rPr>
            <w:rFonts w:ascii="Helvetica" w:hAnsi="Helvetica"/>
            <w:color w:val="201F1E"/>
            <w:shd w:val="clear" w:color="auto" w:fill="FFFFFF"/>
          </w:rPr>
          <w:t>, which w</w:t>
        </w:r>
      </w:ins>
      <w:ins w:id="37" w:author="Mark Gahegan" w:date="2021-05-07T15:10:00Z">
        <w:r w:rsidR="00BB182B">
          <w:rPr>
            <w:rFonts w:ascii="Helvetica" w:hAnsi="Helvetica"/>
            <w:color w:val="201F1E"/>
            <w:shd w:val="clear" w:color="auto" w:fill="FFFFFF"/>
          </w:rPr>
          <w:t xml:space="preserve">ill allow us to begin to automatically annotate and describe scientific workflows, </w:t>
        </w:r>
      </w:ins>
      <w:ins w:id="38" w:author="Mark Gahegan" w:date="2021-05-07T15:14:00Z">
        <w:r w:rsidR="00341E95">
          <w:rPr>
            <w:rFonts w:ascii="Helvetica" w:hAnsi="Helvetica"/>
            <w:color w:val="201F1E"/>
            <w:shd w:val="clear" w:color="auto" w:fill="FFFFFF"/>
          </w:rPr>
          <w:t>eventually building towards the ‘live’</w:t>
        </w:r>
      </w:ins>
      <w:ins w:id="39" w:author="Mark Gahegan" w:date="2021-05-07T15:15:00Z">
        <w:r w:rsidR="00341E95">
          <w:rPr>
            <w:rFonts w:ascii="Helvetica" w:hAnsi="Helvetica"/>
            <w:color w:val="201F1E"/>
            <w:shd w:val="clear" w:color="auto" w:fill="FFFFFF"/>
          </w:rPr>
          <w:t xml:space="preserve"> data science where research articles become living documents that respond to changes in data, methods, results, etc.</w:t>
        </w:r>
      </w:ins>
      <w:del w:id="40" w:author="Mark Gahegan" w:date="2021-05-07T15:09:00Z">
        <w:r w:rsidDel="00BB182B">
          <w:rPr>
            <w:rFonts w:ascii="Helvetica" w:hAnsi="Helvetica"/>
            <w:color w:val="201F1E"/>
            <w:shd w:val="clear" w:color="auto" w:fill="FFFFFF"/>
          </w:rPr>
          <w:delText xml:space="preserve">. </w:delText>
        </w:r>
      </w:del>
    </w:p>
    <w:p w14:paraId="6FE78365" w14:textId="77777777" w:rsidR="00470F66" w:rsidRDefault="00470F66">
      <w:pPr>
        <w:pStyle w:val="Default"/>
        <w:spacing w:before="0"/>
        <w:rPr>
          <w:rFonts w:ascii="Helvetica" w:eastAsia="Helvetica" w:hAnsi="Helvetica" w:cs="Helvetica"/>
          <w:color w:val="201F1E"/>
          <w:shd w:val="clear" w:color="auto" w:fill="FFFFFF"/>
        </w:rPr>
      </w:pPr>
    </w:p>
    <w:p w14:paraId="1FA8B3C0" w14:textId="5543F664" w:rsidR="00470F66" w:rsidRDefault="009A7D4B">
      <w:pPr>
        <w:pStyle w:val="Default"/>
        <w:spacing w:before="0"/>
        <w:rPr>
          <w:rFonts w:ascii="Helvetica" w:eastAsia="Helvetica" w:hAnsi="Helvetica" w:cs="Helvetica"/>
          <w:color w:val="201F1E"/>
          <w:shd w:val="clear" w:color="auto" w:fill="FFFFFF"/>
        </w:rPr>
      </w:pPr>
      <w:r>
        <w:rPr>
          <w:rFonts w:ascii="Helvetica" w:hAnsi="Helvetica"/>
          <w:b/>
          <w:bCs/>
          <w:color w:val="201F1E"/>
          <w:shd w:val="clear" w:color="auto" w:fill="FFFFFF"/>
        </w:rPr>
        <w:t xml:space="preserve">Live Data Science </w:t>
      </w:r>
      <w:r>
        <w:rPr>
          <w:rFonts w:ascii="Helvetica" w:hAnsi="Helvetica"/>
          <w:color w:val="201F1E"/>
          <w:shd w:val="clear" w:color="auto" w:fill="FFFFFF"/>
        </w:rPr>
        <w:t xml:space="preserve">We have recently begun working on </w:t>
      </w:r>
      <w:del w:id="41" w:author="Catherine Hunter" w:date="2021-05-07T07:51:00Z">
        <w:r w:rsidDel="005E20E0">
          <w:rPr>
            <w:rFonts w:ascii="Helvetica" w:hAnsi="Helvetica"/>
            <w:color w:val="201F1E"/>
            <w:shd w:val="clear" w:color="auto" w:fill="FFFFFF"/>
          </w:rPr>
          <w:delText xml:space="preserve">been working on </w:delText>
        </w:r>
      </w:del>
      <w:r>
        <w:rPr>
          <w:rFonts w:ascii="Helvetica" w:hAnsi="Helvetica"/>
          <w:color w:val="201F1E"/>
          <w:shd w:val="clear" w:color="auto" w:fill="FFFFFF"/>
        </w:rPr>
        <w:t>identifying those methods that can be adapted to the continuous integration scenario, that is, when the algorithm doesn't terminate after results are produced, but enters a ‘wait state’ for the introduction of new data that is then</w:t>
      </w:r>
      <w:r>
        <w:rPr>
          <w:rFonts w:ascii="Helvetica" w:hAnsi="Helvetica"/>
          <w:color w:val="201F1E"/>
          <w:shd w:val="clear" w:color="auto" w:fill="FFFFFF"/>
          <w:lang w:val="it-IT"/>
        </w:rPr>
        <w:t xml:space="preserve"> integrate</w:t>
      </w:r>
      <w:r>
        <w:rPr>
          <w:rFonts w:ascii="Helvetica" w:hAnsi="Helvetica"/>
          <w:color w:val="201F1E"/>
          <w:shd w:val="clear" w:color="auto" w:fill="FFFFFF"/>
        </w:rPr>
        <w:t xml:space="preserve">d "on the fly” (see above) and triggers recalculation of the results and then potentially leads to a re-interpretation of the conclusions. </w:t>
      </w:r>
      <w:commentRangeStart w:id="42"/>
      <w:r>
        <w:rPr>
          <w:rFonts w:ascii="Helvetica" w:hAnsi="Helvetica"/>
          <w:color w:val="201F1E"/>
          <w:shd w:val="clear" w:color="auto" w:fill="FFFFFF"/>
        </w:rPr>
        <w:t>This work involves teams at both Auckland and Otago</w:t>
      </w:r>
      <w:commentRangeEnd w:id="42"/>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42"/>
      </w:r>
      <w:ins w:id="43" w:author="Mark Gahegan" w:date="2021-05-07T15:15:00Z">
        <w:r w:rsidR="00341E95">
          <w:rPr>
            <w:rFonts w:ascii="Helvetica" w:hAnsi="Helvetica"/>
            <w:color w:val="201F1E"/>
            <w:shd w:val="clear" w:color="auto" w:fill="FFFFFF"/>
          </w:rPr>
          <w:t xml:space="preserve"> who are w</w:t>
        </w:r>
      </w:ins>
      <w:ins w:id="44" w:author="Mark Gahegan" w:date="2021-05-07T15:16:00Z">
        <w:r w:rsidR="00341E95">
          <w:rPr>
            <w:rFonts w:ascii="Helvetica" w:hAnsi="Helvetica"/>
            <w:color w:val="201F1E"/>
            <w:shd w:val="clear" w:color="auto" w:fill="FFFFFF"/>
          </w:rPr>
          <w:t>orking closely together and are in regular contact, including visits and coordination of PhD student activities</w:t>
        </w:r>
      </w:ins>
      <w:r>
        <w:rPr>
          <w:rFonts w:ascii="Helvetica" w:hAnsi="Helvetica"/>
          <w:color w:val="201F1E"/>
          <w:shd w:val="clear" w:color="auto" w:fill="FFFFFF"/>
        </w:rPr>
        <w:t>.</w:t>
      </w:r>
    </w:p>
    <w:p w14:paraId="2604A28B" w14:textId="77777777" w:rsidR="00470F66" w:rsidRDefault="00470F66">
      <w:pPr>
        <w:pStyle w:val="Default"/>
        <w:spacing w:before="0"/>
        <w:rPr>
          <w:rFonts w:ascii="Helvetica" w:eastAsia="Helvetica" w:hAnsi="Helvetica" w:cs="Helvetica"/>
          <w:color w:val="201F1E"/>
          <w:shd w:val="clear" w:color="auto" w:fill="FFFFFF"/>
        </w:rPr>
      </w:pPr>
    </w:p>
    <w:p w14:paraId="1ADC8783"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b/>
          <w:bCs/>
          <w:color w:val="201F1E"/>
          <w:shd w:val="clear" w:color="auto" w:fill="FFFFFF"/>
        </w:rPr>
        <w:t>Modelling Biodiversity</w:t>
      </w:r>
      <w:r>
        <w:rPr>
          <w:rFonts w:ascii="Helvetica" w:hAnsi="Helvetica"/>
          <w:color w:val="201F1E"/>
          <w:shd w:val="clear" w:color="auto" w:fill="FFFFFF"/>
        </w:rPr>
        <w:t xml:space="preserve"> will also add an additional PhD student to work on integration of biodiversity methods with some of our progress in Live Data Science.  In other words, helping to create biodiversity models that can be immediately responsive to any change event resulting in new incoming data.  This will help improve our biodiversity resilience and forecasting.</w:t>
      </w:r>
    </w:p>
    <w:p w14:paraId="19477E57" w14:textId="5235257A" w:rsidR="00470F66" w:rsidRDefault="00470F66">
      <w:pPr>
        <w:pStyle w:val="Default"/>
        <w:spacing w:before="0"/>
        <w:rPr>
          <w:ins w:id="45" w:author="Mark Gahegan" w:date="2021-05-07T15:17:00Z"/>
          <w:rFonts w:ascii="Helvetica" w:eastAsia="Helvetica" w:hAnsi="Helvetica" w:cs="Helvetica"/>
          <w:color w:val="201F1E"/>
          <w:szCs w:val="30"/>
          <w:shd w:val="clear" w:color="auto" w:fill="FFFFFF"/>
        </w:rPr>
      </w:pPr>
    </w:p>
    <w:p w14:paraId="5BEB9E3F" w14:textId="77777777" w:rsidR="00341E95" w:rsidRPr="00341E95" w:rsidRDefault="00341E95">
      <w:pPr>
        <w:pStyle w:val="Default"/>
        <w:spacing w:before="0"/>
        <w:rPr>
          <w:rFonts w:ascii="Helvetica" w:eastAsia="Helvetica" w:hAnsi="Helvetica" w:cs="Helvetica"/>
          <w:color w:val="201F1E"/>
          <w:szCs w:val="30"/>
          <w:shd w:val="clear" w:color="auto" w:fill="FFFFFF"/>
          <w:rPrChange w:id="46" w:author="Mark Gahegan" w:date="2021-05-07T15:17:00Z">
            <w:rPr>
              <w:rFonts w:ascii="Helvetica" w:eastAsia="Helvetica" w:hAnsi="Helvetica" w:cs="Helvetica"/>
              <w:color w:val="201F1E"/>
              <w:sz w:val="30"/>
              <w:szCs w:val="30"/>
              <w:shd w:val="clear" w:color="auto" w:fill="FFFFFF"/>
            </w:rPr>
          </w:rPrChange>
        </w:rPr>
      </w:pPr>
    </w:p>
    <w:p w14:paraId="66C68999" w14:textId="1E7BBB66" w:rsidR="00470F66" w:rsidRDefault="00341E95">
      <w:pPr>
        <w:pStyle w:val="Default"/>
        <w:spacing w:before="0"/>
        <w:rPr>
          <w:ins w:id="47" w:author="Mark Gahegan" w:date="2021-05-07T15:17:00Z"/>
          <w:rFonts w:ascii="Helvetica" w:eastAsia="Helvetica" w:hAnsi="Helvetica" w:cs="Helvetica"/>
          <w:b/>
          <w:color w:val="201F1E"/>
          <w:szCs w:val="30"/>
          <w:shd w:val="clear" w:color="auto" w:fill="FFFFFF"/>
        </w:rPr>
      </w:pPr>
      <w:ins w:id="48" w:author="Mark Gahegan" w:date="2021-05-07T15:17:00Z">
        <w:r w:rsidRPr="00341E95">
          <w:rPr>
            <w:rFonts w:ascii="Helvetica" w:eastAsia="Helvetica" w:hAnsi="Helvetica" w:cs="Helvetica"/>
            <w:b/>
            <w:color w:val="201F1E"/>
            <w:szCs w:val="30"/>
            <w:shd w:val="clear" w:color="auto" w:fill="FFFFFF"/>
            <w:rPrChange w:id="49" w:author="Mark Gahegan" w:date="2021-05-07T15:17:00Z">
              <w:rPr>
                <w:rFonts w:ascii="Helvetica" w:eastAsia="Helvetica" w:hAnsi="Helvetica" w:cs="Helvetica"/>
                <w:color w:val="201F1E"/>
                <w:sz w:val="30"/>
                <w:szCs w:val="30"/>
                <w:shd w:val="clear" w:color="auto" w:fill="FFFFFF"/>
              </w:rPr>
            </w:rPrChange>
          </w:rPr>
          <w:t>Excellence</w:t>
        </w:r>
      </w:ins>
    </w:p>
    <w:p w14:paraId="1C860387" w14:textId="77777777" w:rsidR="00EA0636" w:rsidRDefault="00341E95">
      <w:pPr>
        <w:pStyle w:val="Default"/>
        <w:spacing w:before="0"/>
        <w:rPr>
          <w:ins w:id="50" w:author="Mark Gahegan" w:date="2021-05-07T15:31:00Z"/>
          <w:rFonts w:ascii="Helvetica" w:eastAsia="Helvetica" w:hAnsi="Helvetica" w:cs="Helvetica"/>
          <w:color w:val="201F1E"/>
          <w:szCs w:val="30"/>
          <w:shd w:val="clear" w:color="auto" w:fill="FFFFFF"/>
        </w:rPr>
      </w:pPr>
      <w:ins w:id="51" w:author="Mark Gahegan" w:date="2021-05-07T15:19:00Z">
        <w:r w:rsidRPr="00341E95">
          <w:rPr>
            <w:rFonts w:ascii="Helvetica" w:eastAsia="Helvetica" w:hAnsi="Helvetica" w:cs="Helvetica"/>
            <w:color w:val="201F1E"/>
            <w:szCs w:val="30"/>
            <w:shd w:val="clear" w:color="auto" w:fill="FFFFFF"/>
            <w:rPrChange w:id="52" w:author="Mark Gahegan" w:date="2021-05-07T15:19:00Z">
              <w:rPr>
                <w:rFonts w:ascii="Helvetica" w:eastAsia="Helvetica" w:hAnsi="Helvetica" w:cs="Helvetica"/>
                <w:b/>
                <w:color w:val="201F1E"/>
                <w:szCs w:val="30"/>
                <w:shd w:val="clear" w:color="auto" w:fill="FFFFFF"/>
              </w:rPr>
            </w:rPrChange>
          </w:rPr>
          <w:t xml:space="preserve">We expect to continue </w:t>
        </w:r>
        <w:r>
          <w:rPr>
            <w:rFonts w:ascii="Helvetica" w:eastAsia="Helvetica" w:hAnsi="Helvetica" w:cs="Helvetica"/>
            <w:color w:val="201F1E"/>
            <w:szCs w:val="30"/>
            <w:shd w:val="clear" w:color="auto" w:fill="FFFFFF"/>
          </w:rPr>
          <w:t xml:space="preserve">publishing our research over the next 12 months, aiming for 10 additional peer-reviewed publications, including one </w:t>
        </w:r>
      </w:ins>
      <w:ins w:id="53" w:author="Mark Gahegan" w:date="2021-05-07T15:20:00Z">
        <w:r>
          <w:rPr>
            <w:rFonts w:ascii="Helvetica" w:eastAsia="Helvetica" w:hAnsi="Helvetica" w:cs="Helvetica"/>
            <w:color w:val="201F1E"/>
            <w:szCs w:val="30"/>
            <w:shd w:val="clear" w:color="auto" w:fill="FFFFFF"/>
          </w:rPr>
          <w:t xml:space="preserve">paper on surveying existing methods for grounding explanations in </w:t>
        </w:r>
        <w:r w:rsidR="00CE7223">
          <w:rPr>
            <w:rFonts w:ascii="Helvetica" w:eastAsia="Helvetica" w:hAnsi="Helvetica" w:cs="Helvetica"/>
            <w:color w:val="201F1E"/>
            <w:szCs w:val="30"/>
            <w:shd w:val="clear" w:color="auto" w:fill="FFFFFF"/>
          </w:rPr>
          <w:t>domain theory, and deriving such explanations by automated means.</w:t>
        </w:r>
      </w:ins>
      <w:ins w:id="54" w:author="Mark Gahegan" w:date="2021-05-07T15:31:00Z">
        <w:r w:rsidR="00EA0636">
          <w:rPr>
            <w:rFonts w:ascii="Helvetica" w:eastAsia="Helvetica" w:hAnsi="Helvetica" w:cs="Helvetica"/>
            <w:color w:val="201F1E"/>
            <w:szCs w:val="30"/>
            <w:shd w:val="clear" w:color="auto" w:fill="FFFFFF"/>
          </w:rPr>
          <w:t xml:space="preserve">  </w:t>
        </w:r>
      </w:ins>
    </w:p>
    <w:p w14:paraId="6D3F00F3" w14:textId="77777777" w:rsidR="00EA0636" w:rsidRDefault="00EA0636">
      <w:pPr>
        <w:pStyle w:val="Default"/>
        <w:spacing w:before="0"/>
        <w:rPr>
          <w:ins w:id="55" w:author="Mark Gahegan" w:date="2021-05-07T15:31:00Z"/>
          <w:rFonts w:ascii="Helvetica" w:eastAsia="Helvetica" w:hAnsi="Helvetica" w:cs="Helvetica"/>
          <w:color w:val="201F1E"/>
          <w:szCs w:val="30"/>
          <w:shd w:val="clear" w:color="auto" w:fill="FFFFFF"/>
        </w:rPr>
      </w:pPr>
    </w:p>
    <w:p w14:paraId="0BD0F187" w14:textId="41E31611" w:rsidR="00341E95" w:rsidRDefault="00EA0636">
      <w:pPr>
        <w:pStyle w:val="Default"/>
        <w:spacing w:before="0"/>
        <w:rPr>
          <w:ins w:id="56" w:author="Mark Gahegan" w:date="2021-05-07T15:20:00Z"/>
          <w:rFonts w:ascii="Helvetica" w:eastAsia="Helvetica" w:hAnsi="Helvetica" w:cs="Helvetica"/>
          <w:color w:val="201F1E"/>
          <w:szCs w:val="30"/>
          <w:shd w:val="clear" w:color="auto" w:fill="FFFFFF"/>
        </w:rPr>
      </w:pPr>
      <w:ins w:id="57" w:author="Mark Gahegan" w:date="2021-05-07T15:31:00Z">
        <w:r>
          <w:rPr>
            <w:rFonts w:ascii="Helvetica" w:eastAsia="Helvetica" w:hAnsi="Helvetica" w:cs="Helvetica"/>
            <w:color w:val="201F1E"/>
            <w:szCs w:val="30"/>
            <w:shd w:val="clear" w:color="auto" w:fill="FFFFFF"/>
          </w:rPr>
          <w:t>As soon as practical, we will begin to bring experts from our collaborating institutes overseas to NZ, and sending our researchers and PhD student</w:t>
        </w:r>
      </w:ins>
      <w:ins w:id="58" w:author="Mark Gahegan" w:date="2021-05-07T15:32:00Z">
        <w:r>
          <w:rPr>
            <w:rFonts w:ascii="Helvetica" w:eastAsia="Helvetica" w:hAnsi="Helvetica" w:cs="Helvetica"/>
            <w:color w:val="201F1E"/>
            <w:szCs w:val="30"/>
            <w:shd w:val="clear" w:color="auto" w:fill="FFFFFF"/>
          </w:rPr>
          <w:t xml:space="preserve">s out for visits, so that we build first-hand and in-depth experience of best international practice in Data Science.  </w:t>
        </w:r>
      </w:ins>
    </w:p>
    <w:p w14:paraId="552F87D8" w14:textId="1B7B3FCA" w:rsidR="00CE7223" w:rsidRDefault="00CE7223">
      <w:pPr>
        <w:pStyle w:val="Default"/>
        <w:spacing w:before="0"/>
        <w:rPr>
          <w:ins w:id="59" w:author="Mark Gahegan" w:date="2021-05-07T15:20:00Z"/>
          <w:rFonts w:ascii="Helvetica" w:eastAsia="Helvetica" w:hAnsi="Helvetica" w:cs="Helvetica"/>
          <w:color w:val="201F1E"/>
          <w:szCs w:val="30"/>
          <w:shd w:val="clear" w:color="auto" w:fill="FFFFFF"/>
        </w:rPr>
      </w:pPr>
    </w:p>
    <w:p w14:paraId="3339F9E9" w14:textId="77777777" w:rsidR="00341E95" w:rsidRPr="00341E95" w:rsidRDefault="00341E95">
      <w:pPr>
        <w:pStyle w:val="Default"/>
        <w:spacing w:before="0"/>
        <w:rPr>
          <w:ins w:id="60" w:author="Mark Gahegan" w:date="2021-05-07T15:17:00Z"/>
          <w:rFonts w:ascii="Helvetica" w:eastAsia="Helvetica" w:hAnsi="Helvetica" w:cs="Helvetica"/>
          <w:b/>
          <w:color w:val="201F1E"/>
          <w:szCs w:val="30"/>
          <w:shd w:val="clear" w:color="auto" w:fill="FFFFFF"/>
          <w:rPrChange w:id="61" w:author="Mark Gahegan" w:date="2021-05-07T15:17:00Z">
            <w:rPr>
              <w:ins w:id="62" w:author="Mark Gahegan" w:date="2021-05-07T15:17:00Z"/>
              <w:rFonts w:ascii="Helvetica" w:eastAsia="Helvetica" w:hAnsi="Helvetica" w:cs="Helvetica"/>
              <w:color w:val="201F1E"/>
              <w:sz w:val="30"/>
              <w:szCs w:val="30"/>
              <w:shd w:val="clear" w:color="auto" w:fill="FFFFFF"/>
            </w:rPr>
          </w:rPrChange>
        </w:rPr>
      </w:pPr>
    </w:p>
    <w:p w14:paraId="408934CD" w14:textId="5FA3C0FF" w:rsidR="00341E95" w:rsidRDefault="00341E95">
      <w:pPr>
        <w:pStyle w:val="Default"/>
        <w:spacing w:before="0"/>
        <w:rPr>
          <w:ins w:id="63" w:author="Mark Gahegan" w:date="2021-05-07T15:26:00Z"/>
          <w:rFonts w:ascii="Helvetica" w:eastAsia="Helvetica" w:hAnsi="Helvetica" w:cs="Helvetica"/>
          <w:color w:val="201F1E"/>
          <w:szCs w:val="30"/>
          <w:shd w:val="clear" w:color="auto" w:fill="FFFFFF"/>
        </w:rPr>
      </w:pPr>
    </w:p>
    <w:p w14:paraId="282FED06" w14:textId="5BCCFA12" w:rsidR="00CE7223" w:rsidRDefault="00CE7223">
      <w:pPr>
        <w:pStyle w:val="Default"/>
        <w:spacing w:before="0"/>
        <w:rPr>
          <w:ins w:id="64" w:author="Mark Gahegan" w:date="2021-05-07T15:30:00Z"/>
          <w:rFonts w:ascii="Helvetica" w:eastAsia="Helvetica" w:hAnsi="Helvetica" w:cs="Helvetica"/>
          <w:b/>
          <w:color w:val="201F1E"/>
          <w:szCs w:val="30"/>
          <w:shd w:val="clear" w:color="auto" w:fill="FFFFFF"/>
        </w:rPr>
      </w:pPr>
      <w:ins w:id="65" w:author="Mark Gahegan" w:date="2021-05-07T15:26:00Z">
        <w:r w:rsidRPr="00CE7223">
          <w:rPr>
            <w:rFonts w:ascii="Helvetica" w:eastAsia="Helvetica" w:hAnsi="Helvetica" w:cs="Helvetica"/>
            <w:b/>
            <w:color w:val="201F1E"/>
            <w:szCs w:val="30"/>
            <w:shd w:val="clear" w:color="auto" w:fill="FFFFFF"/>
            <w:rPrChange w:id="66" w:author="Mark Gahegan" w:date="2021-05-07T15:26:00Z">
              <w:rPr>
                <w:rFonts w:ascii="Helvetica" w:eastAsia="Helvetica" w:hAnsi="Helvetica" w:cs="Helvetica"/>
                <w:color w:val="201F1E"/>
                <w:szCs w:val="30"/>
                <w:shd w:val="clear" w:color="auto" w:fill="FFFFFF"/>
              </w:rPr>
            </w:rPrChange>
          </w:rPr>
          <w:t>Impact</w:t>
        </w:r>
      </w:ins>
    </w:p>
    <w:p w14:paraId="61A27CA6" w14:textId="77777777" w:rsidR="00CE7223" w:rsidRPr="00CE7223" w:rsidRDefault="00CE7223">
      <w:pPr>
        <w:pStyle w:val="Default"/>
        <w:spacing w:before="0"/>
        <w:rPr>
          <w:ins w:id="67" w:author="Mark Gahegan" w:date="2021-05-07T15:26:00Z"/>
          <w:rFonts w:ascii="Helvetica" w:eastAsia="Helvetica" w:hAnsi="Helvetica" w:cs="Helvetica"/>
          <w:b/>
          <w:color w:val="201F1E"/>
          <w:szCs w:val="30"/>
          <w:shd w:val="clear" w:color="auto" w:fill="FFFFFF"/>
          <w:rPrChange w:id="68" w:author="Mark Gahegan" w:date="2021-05-07T15:26:00Z">
            <w:rPr>
              <w:ins w:id="69" w:author="Mark Gahegan" w:date="2021-05-07T15:26:00Z"/>
              <w:rFonts w:ascii="Helvetica" w:eastAsia="Helvetica" w:hAnsi="Helvetica" w:cs="Helvetica"/>
              <w:color w:val="201F1E"/>
              <w:szCs w:val="30"/>
              <w:shd w:val="clear" w:color="auto" w:fill="FFFFFF"/>
            </w:rPr>
          </w:rPrChange>
        </w:rPr>
      </w:pPr>
    </w:p>
    <w:p w14:paraId="7A8E867A" w14:textId="483CC0D6" w:rsidR="00CE7223" w:rsidRDefault="00CE7223" w:rsidP="00CE7223">
      <w:pPr>
        <w:pStyle w:val="Default"/>
        <w:spacing w:before="0"/>
        <w:rPr>
          <w:ins w:id="70" w:author="Mark Gahegan" w:date="2021-05-07T15:27:00Z"/>
          <w:rFonts w:ascii="Helvetica" w:eastAsia="Helvetica" w:hAnsi="Helvetica" w:cs="Helvetica"/>
          <w:color w:val="201F1E"/>
          <w:szCs w:val="30"/>
          <w:shd w:val="clear" w:color="auto" w:fill="FFFFFF"/>
        </w:rPr>
      </w:pPr>
      <w:ins w:id="71" w:author="Mark Gahegan" w:date="2021-05-07T15:26:00Z">
        <w:r>
          <w:rPr>
            <w:rFonts w:ascii="Helvetica" w:eastAsia="Helvetica" w:hAnsi="Helvetica" w:cs="Helvetica"/>
            <w:color w:val="201F1E"/>
            <w:szCs w:val="30"/>
            <w:shd w:val="clear" w:color="auto" w:fill="FFFFFF"/>
          </w:rPr>
          <w:t xml:space="preserve">Provided there are no further long lockdowns, we will be offering a Research Bazaar targeted at helping our younger researchers to adapt to the opportunities afforded by data science, including the use of deep learning and AI, and on </w:t>
        </w:r>
        <w:r>
          <w:rPr>
            <w:rFonts w:ascii="Helvetica" w:hAnsi="Helvetica"/>
            <w:color w:val="201F1E"/>
            <w:shd w:val="clear" w:color="auto" w:fill="FFFFFF"/>
          </w:rPr>
          <w:t xml:space="preserve">Māori </w:t>
        </w:r>
        <w:r>
          <w:rPr>
            <w:rFonts w:ascii="Helvetica" w:eastAsia="Helvetica" w:hAnsi="Helvetica" w:cs="Helvetica"/>
            <w:color w:val="201F1E"/>
            <w:szCs w:val="30"/>
            <w:shd w:val="clear" w:color="auto" w:fill="FFFFFF"/>
          </w:rPr>
          <w:t>Data Sovereignty.  We had planned to offer our first Research Bazaar in 2020, but various lockdowns</w:t>
        </w:r>
      </w:ins>
      <w:ins w:id="72" w:author="Mark Gahegan" w:date="2021-05-07T15:30:00Z">
        <w:r>
          <w:rPr>
            <w:rFonts w:ascii="Helvetica" w:eastAsia="Helvetica" w:hAnsi="Helvetica" w:cs="Helvetica"/>
            <w:color w:val="201F1E"/>
            <w:szCs w:val="30"/>
            <w:shd w:val="clear" w:color="auto" w:fill="FFFFFF"/>
          </w:rPr>
          <w:t>, particularly in Auckland,</w:t>
        </w:r>
      </w:ins>
      <w:ins w:id="73" w:author="Mark Gahegan" w:date="2021-05-07T15:26:00Z">
        <w:r>
          <w:rPr>
            <w:rFonts w:ascii="Helvetica" w:eastAsia="Helvetica" w:hAnsi="Helvetica" w:cs="Helvetica"/>
            <w:color w:val="201F1E"/>
            <w:szCs w:val="30"/>
            <w:shd w:val="clear" w:color="auto" w:fill="FFFFFF"/>
          </w:rPr>
          <w:t xml:space="preserve"> made that infeasible for us.  The Bazaar will be open to all NZ researchers, free to attend, and will help lift our </w:t>
        </w:r>
      </w:ins>
      <w:ins w:id="74" w:author="Mark Gahegan" w:date="2021-05-07T15:30:00Z">
        <w:r w:rsidR="00EA0636">
          <w:rPr>
            <w:rFonts w:ascii="Helvetica" w:eastAsia="Helvetica" w:hAnsi="Helvetica" w:cs="Helvetica"/>
            <w:color w:val="201F1E"/>
            <w:szCs w:val="30"/>
            <w:shd w:val="clear" w:color="auto" w:fill="FFFFFF"/>
          </w:rPr>
          <w:t>collective</w:t>
        </w:r>
      </w:ins>
      <w:ins w:id="75" w:author="Mark Gahegan" w:date="2021-05-07T15:31:00Z">
        <w:r w:rsidR="00EA0636">
          <w:rPr>
            <w:rFonts w:ascii="Helvetica" w:eastAsia="Helvetica" w:hAnsi="Helvetica" w:cs="Helvetica"/>
            <w:color w:val="201F1E"/>
            <w:szCs w:val="30"/>
            <w:shd w:val="clear" w:color="auto" w:fill="FFFFFF"/>
          </w:rPr>
          <w:t xml:space="preserve"> </w:t>
        </w:r>
      </w:ins>
      <w:ins w:id="76" w:author="Mark Gahegan" w:date="2021-05-07T15:26:00Z">
        <w:r>
          <w:rPr>
            <w:rFonts w:ascii="Helvetica" w:eastAsia="Helvetica" w:hAnsi="Helvetica" w:cs="Helvetica"/>
            <w:color w:val="201F1E"/>
            <w:szCs w:val="30"/>
            <w:shd w:val="clear" w:color="auto" w:fill="FFFFFF"/>
          </w:rPr>
          <w:t>capability more broadly as a science community.</w:t>
        </w:r>
      </w:ins>
      <w:ins w:id="77" w:author="Mark Gahegan" w:date="2021-05-07T15:30:00Z">
        <w:r>
          <w:rPr>
            <w:rFonts w:ascii="Helvetica" w:eastAsia="Helvetica" w:hAnsi="Helvetica" w:cs="Helvetica"/>
            <w:color w:val="201F1E"/>
            <w:szCs w:val="30"/>
            <w:shd w:val="clear" w:color="auto" w:fill="FFFFFF"/>
          </w:rPr>
          <w:t xml:space="preserve">  </w:t>
        </w:r>
      </w:ins>
    </w:p>
    <w:p w14:paraId="5B1B9934" w14:textId="4CD13C5A" w:rsidR="00CE7223" w:rsidRDefault="00CE7223" w:rsidP="00CE7223">
      <w:pPr>
        <w:pStyle w:val="Default"/>
        <w:spacing w:before="0"/>
        <w:rPr>
          <w:ins w:id="78" w:author="Mark Gahegan" w:date="2021-05-07T15:27:00Z"/>
          <w:rFonts w:ascii="Helvetica" w:eastAsia="Helvetica" w:hAnsi="Helvetica" w:cs="Helvetica"/>
          <w:color w:val="201F1E"/>
          <w:szCs w:val="30"/>
          <w:shd w:val="clear" w:color="auto" w:fill="FFFFFF"/>
        </w:rPr>
      </w:pPr>
    </w:p>
    <w:p w14:paraId="12052815" w14:textId="7944B47C" w:rsidR="00CE7223" w:rsidRPr="00003B5A" w:rsidRDefault="00CE7223" w:rsidP="00CE7223">
      <w:pPr>
        <w:pStyle w:val="Default"/>
        <w:spacing w:before="0"/>
        <w:rPr>
          <w:ins w:id="79" w:author="Mark Gahegan" w:date="2021-05-07T15:26:00Z"/>
          <w:rFonts w:ascii="Helvetica" w:eastAsia="Helvetica" w:hAnsi="Helvetica" w:cs="Helvetica"/>
          <w:color w:val="201F1E"/>
          <w:szCs w:val="30"/>
          <w:shd w:val="clear" w:color="auto" w:fill="FFFFFF"/>
        </w:rPr>
      </w:pPr>
      <w:ins w:id="80" w:author="Mark Gahegan" w:date="2021-05-07T15:27:00Z">
        <w:r>
          <w:rPr>
            <w:rFonts w:ascii="Helvetica" w:eastAsia="Helvetica" w:hAnsi="Helvetica" w:cs="Helvetica"/>
            <w:color w:val="201F1E"/>
            <w:szCs w:val="30"/>
            <w:shd w:val="clear" w:color="auto" w:fill="FFFFFF"/>
          </w:rPr>
          <w:t xml:space="preserve">We have the opportunity to apply some of our nascent automation methods </w:t>
        </w:r>
      </w:ins>
      <w:ins w:id="81" w:author="Mark Gahegan" w:date="2021-05-07T15:28:00Z">
        <w:r>
          <w:rPr>
            <w:rFonts w:ascii="Helvetica" w:eastAsia="Helvetica" w:hAnsi="Helvetica" w:cs="Helvetica"/>
            <w:color w:val="201F1E"/>
            <w:szCs w:val="30"/>
            <w:shd w:val="clear" w:color="auto" w:fill="FFFFFF"/>
          </w:rPr>
          <w:t>to the workflows involved in sequencing the virus variants associated with our COVID19 cases</w:t>
        </w:r>
      </w:ins>
      <w:ins w:id="82" w:author="Mark Gahegan" w:date="2021-05-07T15:29:00Z">
        <w:r>
          <w:rPr>
            <w:rFonts w:ascii="Helvetica" w:eastAsia="Helvetica" w:hAnsi="Helvetica" w:cs="Helvetica"/>
            <w:color w:val="201F1E"/>
            <w:szCs w:val="30"/>
            <w:shd w:val="clear" w:color="auto" w:fill="FFFFFF"/>
          </w:rPr>
          <w:t xml:space="preserve"> (see above)</w:t>
        </w:r>
      </w:ins>
      <w:ins w:id="83" w:author="Mark Gahegan" w:date="2021-05-07T15:28:00Z">
        <w:r>
          <w:rPr>
            <w:rFonts w:ascii="Helvetica" w:eastAsia="Helvetica" w:hAnsi="Helvetica" w:cs="Helvetica"/>
            <w:color w:val="201F1E"/>
            <w:szCs w:val="30"/>
            <w:shd w:val="clear" w:color="auto" w:fill="FFFFFF"/>
          </w:rPr>
          <w:t xml:space="preserve">, which we will </w:t>
        </w:r>
      </w:ins>
      <w:ins w:id="84" w:author="Mark Gahegan" w:date="2021-05-07T15:29:00Z">
        <w:r>
          <w:rPr>
            <w:rFonts w:ascii="Helvetica" w:eastAsia="Helvetica" w:hAnsi="Helvetica" w:cs="Helvetica"/>
            <w:color w:val="201F1E"/>
            <w:szCs w:val="30"/>
            <w:shd w:val="clear" w:color="auto" w:fill="FFFFFF"/>
          </w:rPr>
          <w:t>endeavor to take as this will help improve pandemic outcomes for the wider NZ population.</w:t>
        </w:r>
      </w:ins>
    </w:p>
    <w:p w14:paraId="0EAFD220" w14:textId="0A1CE162" w:rsidR="00CE7223" w:rsidRDefault="00CE7223">
      <w:pPr>
        <w:pStyle w:val="Default"/>
        <w:spacing w:before="0"/>
        <w:rPr>
          <w:ins w:id="85" w:author="Mark Gahegan" w:date="2021-05-07T15:26:00Z"/>
          <w:rFonts w:ascii="Helvetica" w:eastAsia="Helvetica" w:hAnsi="Helvetica" w:cs="Helvetica"/>
          <w:color w:val="201F1E"/>
          <w:szCs w:val="30"/>
          <w:shd w:val="clear" w:color="auto" w:fill="FFFFFF"/>
        </w:rPr>
      </w:pPr>
    </w:p>
    <w:p w14:paraId="10FF1238" w14:textId="77777777" w:rsidR="00CE7223" w:rsidRPr="00341E95" w:rsidRDefault="00CE7223">
      <w:pPr>
        <w:pStyle w:val="Default"/>
        <w:spacing w:before="0"/>
        <w:rPr>
          <w:ins w:id="86" w:author="Mark Gahegan" w:date="2021-05-07T15:17:00Z"/>
          <w:rFonts w:ascii="Helvetica" w:eastAsia="Helvetica" w:hAnsi="Helvetica" w:cs="Helvetica"/>
          <w:color w:val="201F1E"/>
          <w:szCs w:val="30"/>
          <w:shd w:val="clear" w:color="auto" w:fill="FFFFFF"/>
          <w:rPrChange w:id="87" w:author="Mark Gahegan" w:date="2021-05-07T15:17:00Z">
            <w:rPr>
              <w:ins w:id="88" w:author="Mark Gahegan" w:date="2021-05-07T15:17:00Z"/>
              <w:rFonts w:ascii="Helvetica" w:eastAsia="Helvetica" w:hAnsi="Helvetica" w:cs="Helvetica"/>
              <w:color w:val="201F1E"/>
              <w:sz w:val="30"/>
              <w:szCs w:val="30"/>
              <w:shd w:val="clear" w:color="auto" w:fill="FFFFFF"/>
            </w:rPr>
          </w:rPrChange>
        </w:rPr>
      </w:pPr>
    </w:p>
    <w:p w14:paraId="3291A570" w14:textId="77777777" w:rsidR="00341E95" w:rsidRPr="00341E95" w:rsidRDefault="00341E95">
      <w:pPr>
        <w:pStyle w:val="Default"/>
        <w:spacing w:before="0"/>
        <w:rPr>
          <w:rFonts w:ascii="Helvetica" w:eastAsia="Helvetica" w:hAnsi="Helvetica" w:cs="Helvetica"/>
          <w:color w:val="201F1E"/>
          <w:szCs w:val="30"/>
          <w:shd w:val="clear" w:color="auto" w:fill="FFFFFF"/>
          <w:rPrChange w:id="89" w:author="Mark Gahegan" w:date="2021-05-07T15:17:00Z">
            <w:rPr>
              <w:rFonts w:ascii="Helvetica" w:eastAsia="Helvetica" w:hAnsi="Helvetica" w:cs="Helvetica"/>
              <w:color w:val="201F1E"/>
              <w:sz w:val="30"/>
              <w:szCs w:val="30"/>
              <w:shd w:val="clear" w:color="auto" w:fill="FFFFFF"/>
            </w:rPr>
          </w:rPrChange>
        </w:rPr>
      </w:pPr>
    </w:p>
    <w:p w14:paraId="6999A30C" w14:textId="77777777" w:rsidR="00470F66" w:rsidRDefault="009A7D4B">
      <w:pPr>
        <w:pStyle w:val="Default"/>
        <w:spacing w:before="0"/>
        <w:rPr>
          <w:rFonts w:ascii="Helvetica" w:eastAsia="Helvetica" w:hAnsi="Helvetica" w:cs="Helvetica"/>
          <w:b/>
          <w:bCs/>
          <w:color w:val="201F1E"/>
          <w:shd w:val="clear" w:color="auto" w:fill="FFFFFF"/>
        </w:rPr>
      </w:pPr>
      <w:commentRangeStart w:id="90"/>
      <w:commentRangeStart w:id="91"/>
      <w:commentRangeStart w:id="92"/>
      <w:r>
        <w:rPr>
          <w:rFonts w:ascii="Helvetica" w:hAnsi="Helvetica"/>
          <w:b/>
          <w:bCs/>
          <w:color w:val="201F1E"/>
          <w:shd w:val="clear" w:color="auto" w:fill="FFFFFF"/>
        </w:rPr>
        <w:t>New Opportunities for the coming year</w:t>
      </w:r>
      <w:commentRangeEnd w:id="90"/>
      <w:r w:rsidR="002B0672">
        <w:rPr>
          <w:rStyle w:val="CommentReference"/>
          <w:rFonts w:ascii="Times New Roman" w:hAnsi="Times New Roman" w:cs="Times New Roman"/>
          <w:color w:val="auto"/>
          <w:lang w:eastAsia="en-US"/>
          <w14:textOutline w14:w="0" w14:cap="rnd" w14:cmpd="sng" w14:algn="ctr">
            <w14:noFill/>
            <w14:prstDash w14:val="solid"/>
            <w14:bevel/>
          </w14:textOutline>
        </w:rPr>
        <w:commentReference w:id="90"/>
      </w:r>
      <w:commentRangeEnd w:id="91"/>
      <w:r w:rsidR="003B7092">
        <w:rPr>
          <w:rStyle w:val="CommentReference"/>
          <w:rFonts w:ascii="Times New Roman" w:hAnsi="Times New Roman" w:cs="Times New Roman"/>
          <w:color w:val="auto"/>
          <w:lang w:eastAsia="en-US"/>
          <w14:textOutline w14:w="0" w14:cap="rnd" w14:cmpd="sng" w14:algn="ctr">
            <w14:noFill/>
            <w14:prstDash w14:val="solid"/>
            <w14:bevel/>
          </w14:textOutline>
        </w:rPr>
        <w:commentReference w:id="91"/>
      </w:r>
      <w:commentRangeEnd w:id="92"/>
      <w:r w:rsidR="000E1268">
        <w:rPr>
          <w:rStyle w:val="CommentReference"/>
          <w:rFonts w:ascii="Times New Roman" w:hAnsi="Times New Roman" w:cs="Times New Roman"/>
          <w:color w:val="auto"/>
          <w:lang w:eastAsia="en-US"/>
          <w14:textOutline w14:w="0" w14:cap="rnd" w14:cmpd="sng" w14:algn="ctr">
            <w14:noFill/>
            <w14:prstDash w14:val="solid"/>
            <w14:bevel/>
          </w14:textOutline>
        </w:rPr>
        <w:commentReference w:id="92"/>
      </w:r>
    </w:p>
    <w:p w14:paraId="4610F5DA" w14:textId="77777777" w:rsidR="00470F66" w:rsidRDefault="00470F66">
      <w:pPr>
        <w:pStyle w:val="Default"/>
        <w:spacing w:before="0"/>
        <w:rPr>
          <w:rFonts w:ascii="Helvetica" w:eastAsia="Helvetica" w:hAnsi="Helvetica" w:cs="Helvetica"/>
          <w:color w:val="201F1E"/>
        </w:rPr>
      </w:pPr>
    </w:p>
    <w:p w14:paraId="13B474A7" w14:textId="77777777" w:rsidR="00470F66" w:rsidRDefault="00470F66">
      <w:pPr>
        <w:pStyle w:val="Default"/>
        <w:spacing w:before="0"/>
        <w:rPr>
          <w:rFonts w:ascii="Helvetica" w:eastAsia="Helvetica" w:hAnsi="Helvetica" w:cs="Helvetica"/>
          <w:color w:val="201F1E"/>
          <w:shd w:val="clear" w:color="auto" w:fill="FFFFFF"/>
        </w:rPr>
      </w:pPr>
    </w:p>
    <w:p w14:paraId="0CEBF6F3"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A. </w:t>
      </w:r>
      <w:r>
        <w:rPr>
          <w:rFonts w:ascii="Helvetica" w:hAnsi="Helvetica"/>
          <w:b/>
          <w:bCs/>
          <w:color w:val="201F1E"/>
          <w:shd w:val="clear" w:color="auto" w:fill="FFFFFF"/>
        </w:rPr>
        <w:t>Modelling ‘Omics’ Data</w:t>
      </w:r>
      <w:r>
        <w:rPr>
          <w:rFonts w:ascii="Helvetica" w:hAnsi="Helvetica"/>
          <w:color w:val="201F1E"/>
          <w:shd w:val="clear" w:color="auto" w:fill="FFFFFF"/>
        </w:rPr>
        <w:t xml:space="preserve"> </w:t>
      </w:r>
    </w:p>
    <w:p w14:paraId="536D784E" w14:textId="77777777" w:rsidR="00470F66" w:rsidRDefault="00470F66">
      <w:pPr>
        <w:pStyle w:val="Default"/>
        <w:spacing w:before="0"/>
        <w:rPr>
          <w:rFonts w:ascii="Helvetica" w:eastAsia="Helvetica" w:hAnsi="Helvetica" w:cs="Helvetica"/>
          <w:color w:val="201F1E"/>
          <w:shd w:val="clear" w:color="auto" w:fill="FFFFFF"/>
        </w:rPr>
      </w:pPr>
    </w:p>
    <w:p w14:paraId="29AD32BC" w14:textId="11BDAD0F"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The Genomic research team led by </w:t>
      </w:r>
      <w:ins w:id="93" w:author="Mark Gahegan" w:date="2021-05-07T15:51:00Z">
        <w:r w:rsidR="00013FA6">
          <w:rPr>
            <w:rFonts w:ascii="Helvetica" w:hAnsi="Helvetica"/>
            <w:color w:val="201F1E"/>
            <w:shd w:val="clear" w:color="auto" w:fill="FFFFFF"/>
          </w:rPr>
          <w:t xml:space="preserve">Dr. </w:t>
        </w:r>
      </w:ins>
      <w:r>
        <w:rPr>
          <w:rFonts w:ascii="Helvetica" w:hAnsi="Helvetica"/>
          <w:color w:val="201F1E"/>
          <w:shd w:val="clear" w:color="auto" w:fill="FFFFFF"/>
        </w:rPr>
        <w:t xml:space="preserve">Alex </w:t>
      </w:r>
      <w:proofErr w:type="spellStart"/>
      <w:r>
        <w:rPr>
          <w:rFonts w:ascii="Helvetica" w:hAnsi="Helvetica"/>
          <w:color w:val="201F1E"/>
          <w:shd w:val="clear" w:color="auto" w:fill="FFFFFF"/>
        </w:rPr>
        <w:t>Gavryushkin</w:t>
      </w:r>
      <w:proofErr w:type="spellEnd"/>
      <w:r>
        <w:rPr>
          <w:rFonts w:ascii="Helvetica" w:hAnsi="Helvetica"/>
          <w:color w:val="201F1E"/>
          <w:shd w:val="clear" w:color="auto" w:fill="FFFFFF"/>
        </w:rPr>
        <w:t xml:space="preserve"> has been exploring attention-based learning approaches (e.g. </w:t>
      </w:r>
      <w:hyperlink r:id="rId10" w:history="1">
        <w:r>
          <w:rPr>
            <w:rStyle w:val="Hyperlink0"/>
            <w:rFonts w:ascii="Helvetica" w:hAnsi="Helvetica"/>
            <w:color w:val="201F1E"/>
            <w:shd w:val="clear" w:color="auto" w:fill="FFFFFF"/>
            <w:lang w:val="de-DE"/>
          </w:rPr>
          <w:t>https://arxiv.org/abs/2006.03820</w:t>
        </w:r>
      </w:hyperlink>
      <w:r>
        <w:rPr>
          <w:rFonts w:ascii="Helvetica" w:hAnsi="Helvetica"/>
          <w:color w:val="201F1E"/>
          <w:shd w:val="clear" w:color="auto" w:fill="FFFFFF"/>
        </w:rPr>
        <w:t xml:space="preserve">) to genomics with the Computer Scientist team in Auckland. As recently been shown by Google, Facebook, and others, this is a massively promising direction.  </w:t>
      </w:r>
      <w:commentRangeStart w:id="94"/>
      <w:r>
        <w:rPr>
          <w:rFonts w:ascii="Helvetica" w:hAnsi="Helvetica"/>
          <w:color w:val="201F1E"/>
          <w:shd w:val="clear" w:color="auto" w:fill="FFFFFF"/>
        </w:rPr>
        <w:t>We've designed a specific biomedical project aimed at NZ, including Māori and Pacifica</w:t>
      </w:r>
      <w:del w:id="95" w:author="Mark Gahegan" w:date="2021-05-07T15:51:00Z">
        <w:r w:rsidDel="00593183">
          <w:rPr>
            <w:rFonts w:ascii="Helvetica" w:hAnsi="Helvetica"/>
            <w:color w:val="201F1E"/>
            <w:shd w:val="clear" w:color="auto" w:fill="FFFFFF"/>
            <w:lang w:val="fr-FR"/>
          </w:rPr>
          <w:delText>,</w:delText>
        </w:r>
      </w:del>
      <w:r>
        <w:rPr>
          <w:rFonts w:ascii="Helvetica" w:hAnsi="Helvetica"/>
          <w:color w:val="201F1E"/>
          <w:shd w:val="clear" w:color="auto" w:fill="FFFFFF"/>
          <w:lang w:val="fr-FR"/>
        </w:rPr>
        <w:t xml:space="preserve"> populations</w:t>
      </w:r>
      <w:ins w:id="96" w:author="Mark Gahegan" w:date="2021-05-07T15:51:00Z">
        <w:r w:rsidR="00593183">
          <w:rPr>
            <w:rFonts w:ascii="Helvetica" w:hAnsi="Helvetica"/>
            <w:color w:val="201F1E"/>
            <w:shd w:val="clear" w:color="auto" w:fill="FFFFFF"/>
            <w:lang w:val="fr-FR"/>
          </w:rPr>
          <w:t>,</w:t>
        </w:r>
      </w:ins>
      <w:r>
        <w:rPr>
          <w:rFonts w:ascii="Helvetica" w:hAnsi="Helvetica"/>
          <w:color w:val="201F1E"/>
          <w:shd w:val="clear" w:color="auto" w:fill="FFFFFF"/>
        </w:rPr>
        <w:t xml:space="preserve"> to exploit this opportunity and we plan to focus on it for the coming year then re-assess</w:t>
      </w:r>
      <w:commentRangeEnd w:id="94"/>
      <w:r w:rsidR="003B7092">
        <w:rPr>
          <w:rStyle w:val="CommentReference"/>
          <w:rFonts w:ascii="Times New Roman" w:hAnsi="Times New Roman" w:cs="Times New Roman"/>
          <w:color w:val="auto"/>
          <w:lang w:eastAsia="en-US"/>
          <w14:textOutline w14:w="0" w14:cap="rnd" w14:cmpd="sng" w14:algn="ctr">
            <w14:noFill/>
            <w14:prstDash w14:val="solid"/>
            <w14:bevel/>
          </w14:textOutline>
        </w:rPr>
        <w:commentReference w:id="94"/>
      </w:r>
      <w:r>
        <w:rPr>
          <w:rFonts w:ascii="Helvetica" w:hAnsi="Helvetica"/>
          <w:color w:val="201F1E"/>
          <w:shd w:val="clear" w:color="auto" w:fill="FFFFFF"/>
        </w:rPr>
        <w:t xml:space="preserve">. </w:t>
      </w:r>
      <w:ins w:id="97" w:author="Mark Gahegan" w:date="2021-05-07T15:52:00Z">
        <w:r w:rsidR="00013FA6">
          <w:rPr>
            <w:rFonts w:ascii="Helvetica" w:hAnsi="Helvetica"/>
            <w:color w:val="201F1E"/>
            <w:shd w:val="clear" w:color="auto" w:fill="FFFFFF"/>
          </w:rPr>
          <w:t xml:space="preserve">We will involve our </w:t>
        </w:r>
      </w:ins>
      <w:ins w:id="98" w:author="Mark Gahegan" w:date="2021-05-07T15:54:00Z">
        <w:r w:rsidR="00013FA6" w:rsidRPr="00013FA6">
          <w:rPr>
            <w:rStyle w:val="None"/>
            <w:rFonts w:ascii="Helvetica" w:hAnsi="Helvetica"/>
            <w:iCs/>
            <w:color w:val="201F1E"/>
            <w:shd w:val="clear" w:color="auto" w:fill="FFFFFF"/>
            <w:rPrChange w:id="99" w:author="Mark Gahegan" w:date="2021-05-07T15:54:00Z">
              <w:rPr>
                <w:rStyle w:val="None"/>
                <w:rFonts w:ascii="Helvetica" w:hAnsi="Helvetica"/>
                <w:i/>
                <w:iCs/>
                <w:color w:val="201F1E"/>
                <w:shd w:val="clear" w:color="auto" w:fill="FFFFFF"/>
              </w:rPr>
            </w:rPrChange>
          </w:rPr>
          <w:t>Māori</w:t>
        </w:r>
        <w:r w:rsidR="00013FA6">
          <w:rPr>
            <w:rStyle w:val="None"/>
            <w:rFonts w:ascii="Helvetica" w:hAnsi="Helvetica"/>
            <w:i/>
            <w:iCs/>
            <w:color w:val="201F1E"/>
            <w:shd w:val="clear" w:color="auto" w:fill="FFFFFF"/>
          </w:rPr>
          <w:t xml:space="preserve"> </w:t>
        </w:r>
      </w:ins>
      <w:ins w:id="100" w:author="Mark Gahegan" w:date="2021-05-07T15:53:00Z">
        <w:r w:rsidR="00013FA6">
          <w:rPr>
            <w:rFonts w:ascii="Helvetica" w:hAnsi="Helvetica"/>
            <w:color w:val="201F1E"/>
            <w:shd w:val="clear" w:color="auto" w:fill="FFFFFF"/>
          </w:rPr>
          <w:t xml:space="preserve">researchers in this project to ensure we adopt a culturally-sensitive approach.  </w:t>
        </w:r>
      </w:ins>
      <w:r>
        <w:rPr>
          <w:rFonts w:ascii="Helvetica" w:hAnsi="Helvetica"/>
          <w:color w:val="201F1E"/>
          <w:shd w:val="clear" w:color="auto" w:fill="FFFFFF"/>
        </w:rPr>
        <w:t>The team involved are meeting in Auckland next week to finalize staffing needs which will then be presented to the leadership team for review.  This opportunity is strong, and has appeared since we wrote the proposal.  We believe this offers a unique opportunity for NZ to develop our talent in an emerging and promising area of AI.</w:t>
      </w:r>
    </w:p>
    <w:p w14:paraId="74802D70" w14:textId="77777777" w:rsidR="00470F66" w:rsidRDefault="00470F66">
      <w:pPr>
        <w:pStyle w:val="Default"/>
        <w:spacing w:before="0"/>
        <w:rPr>
          <w:rFonts w:ascii="Helvetica" w:eastAsia="Helvetica" w:hAnsi="Helvetica" w:cs="Helvetica"/>
          <w:color w:val="201F1E"/>
          <w:sz w:val="30"/>
          <w:szCs w:val="30"/>
          <w:shd w:val="clear" w:color="auto" w:fill="FFFFFF"/>
        </w:rPr>
      </w:pPr>
    </w:p>
    <w:p w14:paraId="745C050A" w14:textId="77777777" w:rsidR="00470F66" w:rsidRDefault="00470F66">
      <w:pPr>
        <w:pStyle w:val="Default"/>
        <w:spacing w:before="0"/>
        <w:rPr>
          <w:rFonts w:ascii="Helvetica" w:eastAsia="Helvetica" w:hAnsi="Helvetica" w:cs="Helvetica"/>
          <w:color w:val="201F1E"/>
          <w:sz w:val="30"/>
          <w:szCs w:val="30"/>
          <w:shd w:val="clear" w:color="auto" w:fill="FFFFFF"/>
        </w:rPr>
      </w:pPr>
    </w:p>
    <w:p w14:paraId="093A4B72"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B. </w:t>
      </w:r>
      <w:r>
        <w:rPr>
          <w:rFonts w:ascii="Helvetica" w:hAnsi="Helvetica"/>
          <w:b/>
          <w:bCs/>
          <w:color w:val="201F1E"/>
          <w:shd w:val="clear" w:color="auto" w:fill="FFFFFF"/>
        </w:rPr>
        <w:t>Developing better Modelling Languages</w:t>
      </w:r>
      <w:r>
        <w:rPr>
          <w:rFonts w:ascii="Helvetica" w:hAnsi="Helvetica"/>
          <w:color w:val="201F1E"/>
          <w:shd w:val="clear" w:color="auto" w:fill="FFFFFF"/>
        </w:rPr>
        <w:t xml:space="preserve"> </w:t>
      </w:r>
      <w:r>
        <w:rPr>
          <w:rFonts w:ascii="Helvetica" w:hAnsi="Helvetica"/>
          <w:b/>
          <w:bCs/>
          <w:color w:val="201F1E"/>
          <w:shd w:val="clear" w:color="auto" w:fill="FFFFFF"/>
        </w:rPr>
        <w:t>(for Disease, Biodiversity &amp; Omics Modelling)</w:t>
      </w:r>
      <w:r>
        <w:rPr>
          <w:rFonts w:ascii="Helvetica" w:hAnsi="Helvetica"/>
          <w:color w:val="201F1E"/>
          <w:shd w:val="clear" w:color="auto" w:fill="FFFFFF"/>
        </w:rPr>
        <w:t xml:space="preserve"> </w:t>
      </w:r>
    </w:p>
    <w:p w14:paraId="1C6CFCCE" w14:textId="77777777" w:rsidR="00470F66" w:rsidRDefault="00470F66">
      <w:pPr>
        <w:pStyle w:val="Default"/>
        <w:spacing w:before="0"/>
        <w:rPr>
          <w:rFonts w:ascii="Helvetica" w:eastAsia="Helvetica" w:hAnsi="Helvetica" w:cs="Helvetica"/>
          <w:color w:val="201F1E"/>
          <w:sz w:val="30"/>
          <w:szCs w:val="30"/>
          <w:shd w:val="clear" w:color="auto" w:fill="FFFFFF"/>
        </w:rPr>
      </w:pPr>
    </w:p>
    <w:p w14:paraId="1C2B1AA5" w14:textId="77777777" w:rsidR="00470F66" w:rsidRDefault="009A7D4B">
      <w:pPr>
        <w:pStyle w:val="Default"/>
        <w:spacing w:before="0"/>
        <w:rPr>
          <w:rStyle w:val="Hyperlink1"/>
          <w:rFonts w:ascii="Helvetica" w:eastAsia="Helvetica" w:hAnsi="Helvetica" w:cs="Helvetica"/>
          <w:shd w:val="clear" w:color="auto" w:fill="FFFFFF"/>
        </w:rPr>
      </w:pPr>
      <w:r>
        <w:rPr>
          <w:rFonts w:ascii="Helvetica" w:hAnsi="Helvetica"/>
          <w:color w:val="201F1E"/>
          <w:shd w:val="clear" w:color="auto" w:fill="FFFFFF"/>
        </w:rPr>
        <w:t xml:space="preserve">Another change in strategic direction we are currently exploring is the development of domain-specific languages for computational biology and biological data science, using mature language engineering frameworks such as </w:t>
      </w:r>
      <w:proofErr w:type="spellStart"/>
      <w:r>
        <w:rPr>
          <w:rFonts w:ascii="Helvetica" w:hAnsi="Helvetica"/>
          <w:i/>
          <w:iCs/>
          <w:color w:val="201F1E"/>
          <w:shd w:val="clear" w:color="auto" w:fill="FFFFFF"/>
        </w:rPr>
        <w:t>Xtext</w:t>
      </w:r>
      <w:proofErr w:type="spellEnd"/>
      <w:r>
        <w:rPr>
          <w:rFonts w:ascii="Helvetica" w:hAnsi="Helvetica"/>
          <w:color w:val="201F1E"/>
          <w:shd w:val="clear" w:color="auto" w:fill="FFFFFF"/>
        </w:rPr>
        <w:t xml:space="preserve"> (</w:t>
      </w:r>
      <w:hyperlink r:id="rId11" w:history="1">
        <w:r>
          <w:rPr>
            <w:rStyle w:val="Hyperlink1"/>
            <w:rFonts w:ascii="Helvetica" w:hAnsi="Helvetica"/>
            <w:shd w:val="clear" w:color="auto" w:fill="FFFFFF"/>
          </w:rPr>
          <w:t>https://www.eclipse.org/Xtext/</w:t>
        </w:r>
      </w:hyperlink>
    </w:p>
    <w:p w14:paraId="3CA9DB12" w14:textId="77777777" w:rsidR="00470F66" w:rsidRDefault="00470F66">
      <w:pPr>
        <w:pStyle w:val="Default"/>
        <w:spacing w:before="0"/>
        <w:rPr>
          <w:rFonts w:ascii="Helvetica" w:eastAsia="Helvetica" w:hAnsi="Helvetica" w:cs="Helvetica"/>
          <w:color w:val="201F1E"/>
          <w:shd w:val="clear" w:color="auto" w:fill="FFFFFF"/>
        </w:rPr>
      </w:pPr>
    </w:p>
    <w:p w14:paraId="5B46250B" w14:textId="77777777" w:rsidR="00470F66" w:rsidRDefault="009A7D4B">
      <w:pPr>
        <w:pStyle w:val="Default"/>
        <w:spacing w:before="0"/>
        <w:rPr>
          <w:rFonts w:ascii="Helvetica" w:eastAsia="Helvetica" w:hAnsi="Helvetica" w:cs="Helvetica"/>
          <w:color w:val="201F1E"/>
          <w:shd w:val="clear" w:color="auto" w:fill="FFFFFF"/>
        </w:rPr>
      </w:pPr>
      <w:proofErr w:type="spellStart"/>
      <w:r>
        <w:rPr>
          <w:rFonts w:ascii="Helvetica" w:hAnsi="Helvetica"/>
          <w:color w:val="201F1E"/>
          <w:shd w:val="clear" w:color="auto" w:fill="FFFFFF"/>
        </w:rPr>
        <w:t>XText</w:t>
      </w:r>
      <w:proofErr w:type="spellEnd"/>
      <w:r>
        <w:rPr>
          <w:rFonts w:ascii="Helvetica" w:hAnsi="Helvetica"/>
          <w:color w:val="201F1E"/>
          <w:shd w:val="clear" w:color="auto" w:fill="FFFFFF"/>
        </w:rPr>
        <w:t xml:space="preserve"> is a framework for the development of domain-specific programming languages, allowing researchers to create and validate new grammatical constructs for modelling that better suit their analytical tasks.  The ‘distance’ between the constructs in a modelling or analytics language and those used in a domain (such as genomics) can create both a semantic ‘friction’ for the researcher and also lead to computational inefficiencies that become limiting with complex problems.  Creating modelling languages that better align with a specific science domain seems to offer a new way forward here.  We had planned to simply extend our current work to provide the domain methods needed for our Disease Modelling, Biodiversity Modelling, and Omics Modelling, but we now believe this offers a more compelling and effective way forward.  This change will help to give NZ a real research advantage if we can build capability in this exciting &amp; emerging area.</w:t>
      </w:r>
    </w:p>
    <w:p w14:paraId="2D07F93B" w14:textId="77777777" w:rsidR="00470F66" w:rsidRDefault="00470F66">
      <w:pPr>
        <w:pStyle w:val="Default"/>
        <w:spacing w:before="0"/>
        <w:rPr>
          <w:rFonts w:ascii="Helvetica" w:eastAsia="Helvetica" w:hAnsi="Helvetica" w:cs="Helvetica"/>
          <w:color w:val="201F1E"/>
          <w:shd w:val="clear" w:color="auto" w:fill="FFFFFF"/>
        </w:rPr>
      </w:pPr>
    </w:p>
    <w:p w14:paraId="25F104EE" w14:textId="77777777" w:rsidR="00470F66" w:rsidRDefault="00470F66">
      <w:pPr>
        <w:pStyle w:val="Default"/>
        <w:spacing w:before="0"/>
        <w:rPr>
          <w:rFonts w:ascii="Helvetica" w:eastAsia="Helvetica" w:hAnsi="Helvetica" w:cs="Helvetica"/>
          <w:color w:val="201F1E"/>
          <w:shd w:val="clear" w:color="auto" w:fill="FFFFFF"/>
        </w:rPr>
      </w:pPr>
    </w:p>
    <w:p w14:paraId="2A56F6A7" w14:textId="77777777" w:rsidR="00470F66" w:rsidRDefault="009A7D4B">
      <w:pPr>
        <w:pStyle w:val="Default"/>
        <w:spacing w:before="0"/>
        <w:rPr>
          <w:rFonts w:ascii="Helvetica" w:eastAsia="Helvetica" w:hAnsi="Helvetica" w:cs="Helvetica"/>
          <w:b/>
          <w:bCs/>
          <w:color w:val="201F1E"/>
          <w:shd w:val="clear" w:color="auto" w:fill="FFFFFF"/>
        </w:rPr>
      </w:pPr>
      <w:r>
        <w:rPr>
          <w:rFonts w:ascii="Helvetica" w:hAnsi="Helvetica"/>
          <w:b/>
          <w:bCs/>
          <w:color w:val="201F1E"/>
          <w:shd w:val="clear" w:color="auto" w:fill="FFFFFF"/>
        </w:rPr>
        <w:t>C.  Pandemic Preparedness</w:t>
      </w:r>
    </w:p>
    <w:p w14:paraId="6541367D" w14:textId="77777777" w:rsidR="00470F66" w:rsidRDefault="00470F66">
      <w:pPr>
        <w:pStyle w:val="Default"/>
        <w:spacing w:before="0"/>
        <w:rPr>
          <w:rFonts w:ascii="Helvetica" w:eastAsia="Helvetica" w:hAnsi="Helvetica" w:cs="Helvetica"/>
          <w:color w:val="201F1E"/>
          <w:shd w:val="clear" w:color="auto" w:fill="FFFFFF"/>
        </w:rPr>
      </w:pPr>
    </w:p>
    <w:p w14:paraId="11D440BD" w14:textId="215D2485"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One possible addition to the</w:t>
      </w:r>
      <w:r>
        <w:rPr>
          <w:rFonts w:ascii="Helvetica" w:hAnsi="Helvetica"/>
          <w:color w:val="201F1E"/>
          <w:shd w:val="clear" w:color="auto" w:fill="FFFFFF"/>
          <w:lang w:val="it-IT"/>
        </w:rPr>
        <w:t xml:space="preserve"> strategic</w:t>
      </w:r>
      <w:r>
        <w:rPr>
          <w:rFonts w:ascii="Helvetica" w:hAnsi="Helvetica"/>
          <w:color w:val="201F1E"/>
          <w:shd w:val="clear" w:color="auto" w:fill="FFFFFF"/>
        </w:rPr>
        <w:t xml:space="preserve"> directions we pursue to apply our new methods is viral and other (future) pandemic preparedness. From the data science perspective, one of the challenges brought by the pandemic is to rapidly integrate new data &amp; evidence to update the sequencing models and also possibly the forecast models for disease mutation/evolution etc. </w:t>
      </w:r>
      <w:commentRangeStart w:id="101"/>
      <w:r>
        <w:rPr>
          <w:rFonts w:ascii="Helvetica" w:hAnsi="Helvetica"/>
          <w:color w:val="201F1E"/>
          <w:shd w:val="clear" w:color="auto" w:fill="FFFFFF"/>
        </w:rPr>
        <w:t>We've seen this with the genomic sequencing data that was being released in batches and required researchers to redo various epidemiological analyses</w:t>
      </w:r>
      <w:ins w:id="102" w:author="Mark Gahegan" w:date="2021-05-07T15:54:00Z">
        <w:r w:rsidR="00013FA6">
          <w:rPr>
            <w:rFonts w:ascii="Helvetica" w:hAnsi="Helvetica"/>
            <w:color w:val="201F1E"/>
            <w:shd w:val="clear" w:color="auto" w:fill="FFFFFF"/>
          </w:rPr>
          <w:t>, in projects related to this one</w:t>
        </w:r>
      </w:ins>
      <w:r>
        <w:rPr>
          <w:rFonts w:ascii="Helvetica" w:hAnsi="Helvetica"/>
          <w:color w:val="201F1E"/>
          <w:shd w:val="clear" w:color="auto" w:fill="FFFFFF"/>
        </w:rPr>
        <w:t xml:space="preserve">. </w:t>
      </w:r>
      <w:commentRangeEnd w:id="101"/>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101"/>
      </w:r>
      <w:r>
        <w:rPr>
          <w:rFonts w:ascii="Helvetica" w:hAnsi="Helvetica"/>
          <w:color w:val="201F1E"/>
          <w:shd w:val="clear" w:color="auto" w:fill="FFFFFF"/>
        </w:rPr>
        <w:t xml:space="preserve">This slowed down the most accurate methods significantly enough to </w:t>
      </w:r>
      <w:proofErr w:type="spellStart"/>
      <w:r>
        <w:rPr>
          <w:rFonts w:ascii="Helvetica" w:hAnsi="Helvetica"/>
          <w:color w:val="201F1E"/>
          <w:shd w:val="clear" w:color="auto" w:fill="FFFFFF"/>
        </w:rPr>
        <w:t>favour</w:t>
      </w:r>
      <w:proofErr w:type="spellEnd"/>
      <w:r>
        <w:rPr>
          <w:rFonts w:ascii="Helvetica" w:hAnsi="Helvetica"/>
          <w:color w:val="201F1E"/>
          <w:shd w:val="clear" w:color="auto" w:fill="FFFFFF"/>
        </w:rPr>
        <w:t xml:space="preserve"> much less accurate but more computationally efficient heuristics. </w:t>
      </w:r>
      <w:commentRangeStart w:id="103"/>
      <w:r>
        <w:rPr>
          <w:rFonts w:ascii="Helvetica" w:hAnsi="Helvetica"/>
          <w:color w:val="201F1E"/>
          <w:shd w:val="clear" w:color="auto" w:fill="FFFFFF"/>
        </w:rPr>
        <w:t>This can be addressed by developing online approaches to genomic data analysis</w:t>
      </w:r>
      <w:commentRangeEnd w:id="103"/>
      <w:r>
        <w:rPr>
          <w:rStyle w:val="CommentReference"/>
          <w:rFonts w:ascii="Times New Roman" w:hAnsi="Times New Roman" w:cs="Times New Roman"/>
          <w:color w:val="auto"/>
          <w:lang w:eastAsia="en-US"/>
          <w14:textOutline w14:w="0" w14:cap="rnd" w14:cmpd="sng" w14:algn="ctr">
            <w14:noFill/>
            <w14:prstDash w14:val="solid"/>
            <w14:bevel/>
          </w14:textOutline>
        </w:rPr>
        <w:commentReference w:id="103"/>
      </w:r>
      <w:r>
        <w:rPr>
          <w:rFonts w:ascii="Helvetica" w:hAnsi="Helvetica"/>
          <w:color w:val="201F1E"/>
          <w:shd w:val="clear" w:color="auto" w:fill="FFFFFF"/>
        </w:rPr>
        <w:t>.</w:t>
      </w:r>
    </w:p>
    <w:p w14:paraId="16C458A5" w14:textId="77777777" w:rsidR="00470F66" w:rsidRDefault="00470F66">
      <w:pPr>
        <w:pStyle w:val="Default"/>
        <w:spacing w:before="0"/>
        <w:rPr>
          <w:rFonts w:ascii="Helvetica" w:eastAsia="Helvetica" w:hAnsi="Helvetica" w:cs="Helvetica"/>
          <w:color w:val="201F1E"/>
          <w:shd w:val="clear" w:color="auto" w:fill="FFFFFF"/>
        </w:rPr>
      </w:pPr>
    </w:p>
    <w:p w14:paraId="05897E72" w14:textId="77777777" w:rsidR="00470F66" w:rsidRDefault="00470F66">
      <w:pPr>
        <w:pStyle w:val="Default"/>
        <w:spacing w:before="0"/>
        <w:rPr>
          <w:rFonts w:ascii="Helvetica" w:eastAsia="Helvetica" w:hAnsi="Helvetica" w:cs="Helvetica"/>
          <w:color w:val="201F1E"/>
          <w:shd w:val="clear" w:color="auto" w:fill="FFFFFF"/>
        </w:rPr>
      </w:pPr>
    </w:p>
    <w:p w14:paraId="06C4A05A" w14:textId="77777777" w:rsidR="00470F66" w:rsidRDefault="009A7D4B">
      <w:pPr>
        <w:pStyle w:val="Default"/>
        <w:spacing w:before="0"/>
        <w:rPr>
          <w:rFonts w:ascii="Helvetica" w:eastAsia="Helvetica" w:hAnsi="Helvetica" w:cs="Helvetica"/>
          <w:b/>
          <w:bCs/>
          <w:color w:val="201F1E"/>
          <w:shd w:val="clear" w:color="auto" w:fill="FFFFFF"/>
        </w:rPr>
      </w:pPr>
      <w:r>
        <w:rPr>
          <w:rFonts w:ascii="Helvetica" w:hAnsi="Helvetica"/>
          <w:b/>
          <w:bCs/>
          <w:color w:val="201F1E"/>
          <w:shd w:val="clear" w:color="auto" w:fill="FFFFFF"/>
        </w:rPr>
        <w:t>Investing in people</w:t>
      </w:r>
    </w:p>
    <w:p w14:paraId="4048545E" w14:textId="77777777" w:rsidR="00470F66" w:rsidRDefault="00470F66">
      <w:pPr>
        <w:pStyle w:val="Default"/>
        <w:spacing w:before="0"/>
        <w:rPr>
          <w:rFonts w:ascii="Helvetica" w:eastAsia="Helvetica" w:hAnsi="Helvetica" w:cs="Helvetica"/>
          <w:color w:val="201F1E"/>
          <w:shd w:val="clear" w:color="auto" w:fill="FFFFFF"/>
        </w:rPr>
      </w:pPr>
    </w:p>
    <w:p w14:paraId="31D9726A"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During this second year we aim for the following PhD and post researchers to be in place (again, provided we can recruit who we need).</w:t>
      </w:r>
    </w:p>
    <w:p w14:paraId="7E07254B" w14:textId="77777777" w:rsidR="00470F66" w:rsidRDefault="00470F66">
      <w:pPr>
        <w:pStyle w:val="Default"/>
        <w:spacing w:before="0"/>
        <w:rPr>
          <w:rFonts w:ascii="Helvetica" w:eastAsia="Helvetica" w:hAnsi="Helvetica" w:cs="Helvetica"/>
          <w:color w:val="201F1E"/>
          <w:shd w:val="clear" w:color="auto" w:fill="FFFFFF"/>
        </w:rPr>
      </w:pPr>
    </w:p>
    <w:p w14:paraId="732EB7D0"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8 PhD students</w:t>
      </w:r>
    </w:p>
    <w:p w14:paraId="624E9348"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4 post-doctoral researchers.  </w:t>
      </w:r>
    </w:p>
    <w:p w14:paraId="7B752092" w14:textId="77777777" w:rsidR="00470F66" w:rsidRDefault="00470F66">
      <w:pPr>
        <w:pStyle w:val="Default"/>
        <w:spacing w:before="0"/>
        <w:rPr>
          <w:rFonts w:ascii="Helvetica" w:eastAsia="Helvetica" w:hAnsi="Helvetica" w:cs="Helvetica"/>
          <w:color w:val="201F1E"/>
          <w:shd w:val="clear" w:color="auto" w:fill="FFFFFF"/>
        </w:rPr>
      </w:pPr>
    </w:p>
    <w:p w14:paraId="576F8510"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These individuals are spread among our sites and themes and will represent new capability in advanced data science for New Zealand.</w:t>
      </w:r>
    </w:p>
    <w:p w14:paraId="6C5092BF" w14:textId="77777777" w:rsidR="00470F66" w:rsidRDefault="00470F66">
      <w:pPr>
        <w:pStyle w:val="Default"/>
        <w:spacing w:before="0"/>
        <w:rPr>
          <w:rFonts w:ascii="Helvetica" w:eastAsia="Helvetica" w:hAnsi="Helvetica" w:cs="Helvetica"/>
          <w:color w:val="201F1E"/>
          <w:shd w:val="clear" w:color="auto" w:fill="FFFFFF"/>
        </w:rPr>
      </w:pPr>
    </w:p>
    <w:p w14:paraId="6A1AA4B7" w14:textId="77777777" w:rsidR="00470F66" w:rsidRDefault="00470F66">
      <w:pPr>
        <w:pStyle w:val="Default"/>
        <w:spacing w:before="0"/>
        <w:rPr>
          <w:rFonts w:ascii="Helvetica" w:eastAsia="Helvetica" w:hAnsi="Helvetica" w:cs="Helvetica"/>
          <w:b/>
          <w:bCs/>
          <w:color w:val="201F1E"/>
          <w:shd w:val="clear" w:color="auto" w:fill="FFFFFF"/>
        </w:rPr>
      </w:pPr>
    </w:p>
    <w:p w14:paraId="1B2E0016" w14:textId="77777777" w:rsidR="00470F66" w:rsidRDefault="009A7D4B">
      <w:pPr>
        <w:pStyle w:val="Default"/>
        <w:spacing w:before="0"/>
        <w:rPr>
          <w:rFonts w:ascii="Helvetica" w:eastAsia="Helvetica" w:hAnsi="Helvetica" w:cs="Helvetica"/>
          <w:b/>
          <w:bCs/>
          <w:color w:val="201F1E"/>
          <w:shd w:val="clear" w:color="auto" w:fill="FFFFFF"/>
        </w:rPr>
      </w:pPr>
      <w:commentRangeStart w:id="104"/>
      <w:r>
        <w:rPr>
          <w:rFonts w:ascii="Helvetica" w:hAnsi="Helvetica"/>
          <w:b/>
          <w:bCs/>
          <w:color w:val="201F1E"/>
          <w:shd w:val="clear" w:color="auto" w:fill="FFFFFF"/>
        </w:rPr>
        <w:t>Domestic and International Collaboration</w:t>
      </w:r>
      <w:commentRangeEnd w:id="104"/>
      <w:r w:rsidR="001940B8">
        <w:rPr>
          <w:rStyle w:val="CommentReference"/>
          <w:rFonts w:ascii="Times New Roman" w:hAnsi="Times New Roman" w:cs="Times New Roman"/>
          <w:color w:val="auto"/>
          <w:lang w:eastAsia="en-US"/>
          <w14:textOutline w14:w="0" w14:cap="rnd" w14:cmpd="sng" w14:algn="ctr">
            <w14:noFill/>
            <w14:prstDash w14:val="solid"/>
            <w14:bevel/>
          </w14:textOutline>
        </w:rPr>
        <w:commentReference w:id="104"/>
      </w:r>
    </w:p>
    <w:p w14:paraId="4EC60C48" w14:textId="77777777" w:rsidR="00470F66" w:rsidRDefault="00470F66">
      <w:pPr>
        <w:pStyle w:val="Default"/>
        <w:spacing w:before="0"/>
        <w:rPr>
          <w:rFonts w:ascii="Helvetica" w:eastAsia="Helvetica" w:hAnsi="Helvetica" w:cs="Helvetica"/>
          <w:color w:val="201F1E"/>
          <w:shd w:val="clear" w:color="auto" w:fill="FFFFFF"/>
        </w:rPr>
      </w:pPr>
    </w:p>
    <w:p w14:paraId="1ED1FA27"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Much of our planned in-person international collaboration has had to be placed on hold, we had hoped to visit several of our international collaborators during this first year, and also host their researchers here in NZ.  However, we have continued to explore avenues for collaboration remotely and will continue to do so until such a time a travel once again becomes practical.  </w:t>
      </w:r>
    </w:p>
    <w:p w14:paraId="78767565" w14:textId="77777777" w:rsidR="00470F66" w:rsidRDefault="00470F66">
      <w:pPr>
        <w:pStyle w:val="Default"/>
        <w:spacing w:before="0"/>
        <w:rPr>
          <w:rFonts w:ascii="Helvetica" w:eastAsia="Helvetica" w:hAnsi="Helvetica" w:cs="Helvetica"/>
          <w:color w:val="201F1E"/>
          <w:shd w:val="clear" w:color="auto" w:fill="FFFFFF"/>
        </w:rPr>
      </w:pPr>
    </w:p>
    <w:p w14:paraId="73828B9D" w14:textId="0D4ED8C9" w:rsidR="00470F66" w:rsidRDefault="009A7D4B">
      <w:pPr>
        <w:pStyle w:val="Default"/>
        <w:spacing w:before="0"/>
        <w:rPr>
          <w:ins w:id="105" w:author="Mark Gahegan" w:date="2021-05-07T15:55:00Z"/>
          <w:rFonts w:ascii="Helvetica" w:hAnsi="Helvetica"/>
          <w:color w:val="201F1E"/>
          <w:shd w:val="clear" w:color="auto" w:fill="FFFFFF"/>
        </w:rPr>
      </w:pPr>
      <w:r>
        <w:rPr>
          <w:rFonts w:ascii="Helvetica" w:hAnsi="Helvetica"/>
          <w:color w:val="201F1E"/>
          <w:shd w:val="clear" w:color="auto" w:fill="FFFFFF"/>
        </w:rPr>
        <w:t xml:space="preserve">The collaboration with the Alan Turing Institute (ATI) in the UK on the Machine Learning in Julia Project has resulting in direct funding from ATI to support a senior research fellow researcher at </w:t>
      </w:r>
      <w:proofErr w:type="spellStart"/>
      <w:r>
        <w:rPr>
          <w:rFonts w:ascii="Helvetica" w:hAnsi="Helvetica"/>
          <w:color w:val="201F1E"/>
          <w:shd w:val="clear" w:color="auto" w:fill="FFFFFF"/>
        </w:rPr>
        <w:t>UoA</w:t>
      </w:r>
      <w:proofErr w:type="spellEnd"/>
      <w:r>
        <w:rPr>
          <w:rFonts w:ascii="Helvetica" w:hAnsi="Helvetica"/>
          <w:color w:val="201F1E"/>
          <w:shd w:val="clear" w:color="auto" w:fill="FFFFFF"/>
        </w:rPr>
        <w:t xml:space="preserve"> (Dr. Anthony </w:t>
      </w:r>
      <w:proofErr w:type="spellStart"/>
      <w:r>
        <w:rPr>
          <w:rFonts w:ascii="Helvetica" w:hAnsi="Helvetica"/>
          <w:color w:val="201F1E"/>
          <w:shd w:val="clear" w:color="auto" w:fill="FFFFFF"/>
        </w:rPr>
        <w:t>Blaom</w:t>
      </w:r>
      <w:proofErr w:type="spellEnd"/>
      <w:r>
        <w:rPr>
          <w:rFonts w:ascii="Helvetica" w:hAnsi="Helvetica"/>
          <w:color w:val="201F1E"/>
          <w:shd w:val="clear" w:color="auto" w:fill="FFFFFF"/>
        </w:rPr>
        <w:t xml:space="preserve">) (about 60,000GBP).  We have just completed our first year of this collaboration.  The Machine Learning in Julia project is creating an environment to support more efficient and more flexible machine learning experimentation to empower our modelling efforts (see </w:t>
      </w:r>
      <w:hyperlink r:id="rId12" w:history="1">
        <w:r>
          <w:rPr>
            <w:rStyle w:val="Hyperlink0"/>
            <w:rFonts w:ascii="Helvetica" w:hAnsi="Helvetica"/>
            <w:color w:val="201F1E"/>
            <w:shd w:val="clear" w:color="auto" w:fill="FFFFFF"/>
          </w:rPr>
          <w:t>https://julialang.org/blog/2019/05/beyond-ml-pipelines-with-mlj/</w:t>
        </w:r>
      </w:hyperlink>
      <w:r>
        <w:rPr>
          <w:rFonts w:ascii="Helvetica" w:hAnsi="Helvetica"/>
          <w:color w:val="201F1E"/>
          <w:shd w:val="clear" w:color="auto" w:fill="FFFFFF"/>
        </w:rPr>
        <w:t xml:space="preserve"> for more details).  </w:t>
      </w:r>
    </w:p>
    <w:p w14:paraId="24DF6206" w14:textId="28C05334" w:rsidR="00013FA6" w:rsidRDefault="00013FA6">
      <w:pPr>
        <w:pStyle w:val="Default"/>
        <w:spacing w:before="0"/>
        <w:rPr>
          <w:ins w:id="106" w:author="Mark Gahegan" w:date="2021-05-07T15:55:00Z"/>
          <w:rFonts w:ascii="Helvetica" w:hAnsi="Helvetica"/>
          <w:color w:val="201F1E"/>
          <w:shd w:val="clear" w:color="auto" w:fill="FFFFFF"/>
        </w:rPr>
      </w:pPr>
    </w:p>
    <w:p w14:paraId="7544AF41" w14:textId="160C5C75" w:rsidR="00013FA6" w:rsidRDefault="00013FA6">
      <w:pPr>
        <w:pStyle w:val="Default"/>
        <w:spacing w:before="0"/>
        <w:rPr>
          <w:ins w:id="107" w:author="Mark Gahegan" w:date="2021-05-07T16:02:00Z"/>
          <w:rFonts w:ascii="Helvetica" w:hAnsi="Helvetica"/>
          <w:color w:val="201F1E"/>
          <w:shd w:val="clear" w:color="auto" w:fill="FFFFFF"/>
        </w:rPr>
      </w:pPr>
      <w:ins w:id="108" w:author="Mark Gahegan" w:date="2021-05-07T15:57:00Z">
        <w:r>
          <w:rPr>
            <w:rFonts w:ascii="Helvetica" w:hAnsi="Helvetica"/>
            <w:color w:val="201F1E"/>
            <w:shd w:val="clear" w:color="auto" w:fill="FFFFFF"/>
          </w:rPr>
          <w:t xml:space="preserve">Our researchers are split into teams, with each team spanning at least two partner institutions.  These teams collaborate mostly over Zoom, but there have been a few visits over the last </w:t>
        </w:r>
      </w:ins>
      <w:ins w:id="109" w:author="Mark Gahegan" w:date="2021-05-07T15:58:00Z">
        <w:r>
          <w:rPr>
            <w:rFonts w:ascii="Helvetica" w:hAnsi="Helvetica"/>
            <w:color w:val="201F1E"/>
            <w:shd w:val="clear" w:color="auto" w:fill="FFFFFF"/>
          </w:rPr>
          <w:t xml:space="preserve">12 months.  </w:t>
        </w:r>
      </w:ins>
      <w:ins w:id="110" w:author="Mark Gahegan" w:date="2021-05-07T15:55:00Z">
        <w:r>
          <w:rPr>
            <w:rFonts w:ascii="Helvetica" w:hAnsi="Helvetica"/>
            <w:color w:val="201F1E"/>
            <w:shd w:val="clear" w:color="auto" w:fill="FFFFFF"/>
          </w:rPr>
          <w:t xml:space="preserve">We </w:t>
        </w:r>
      </w:ins>
      <w:ins w:id="111" w:author="Mark Gahegan" w:date="2021-05-07T15:56:00Z">
        <w:r>
          <w:rPr>
            <w:rFonts w:ascii="Helvetica" w:hAnsi="Helvetica"/>
            <w:color w:val="201F1E"/>
            <w:shd w:val="clear" w:color="auto" w:fill="FFFFFF"/>
          </w:rPr>
          <w:t>will be</w:t>
        </w:r>
      </w:ins>
      <w:ins w:id="112" w:author="Mark Gahegan" w:date="2021-05-07T15:55:00Z">
        <w:r>
          <w:rPr>
            <w:rFonts w:ascii="Helvetica" w:hAnsi="Helvetica"/>
            <w:color w:val="201F1E"/>
            <w:shd w:val="clear" w:color="auto" w:fill="FFFFFF"/>
          </w:rPr>
          <w:t xml:space="preserve"> part</w:t>
        </w:r>
      </w:ins>
      <w:ins w:id="113" w:author="Mark Gahegan" w:date="2021-05-07T15:56:00Z">
        <w:r>
          <w:rPr>
            <w:rFonts w:ascii="Helvetica" w:hAnsi="Helvetica"/>
            <w:color w:val="201F1E"/>
            <w:shd w:val="clear" w:color="auto" w:fill="FFFFFF"/>
          </w:rPr>
          <w:t>n</w:t>
        </w:r>
      </w:ins>
      <w:ins w:id="114" w:author="Mark Gahegan" w:date="2021-05-07T15:55:00Z">
        <w:r>
          <w:rPr>
            <w:rFonts w:ascii="Helvetica" w:hAnsi="Helvetica"/>
            <w:color w:val="201F1E"/>
            <w:shd w:val="clear" w:color="auto" w:fill="FFFFFF"/>
          </w:rPr>
          <w:t xml:space="preserve">ering with </w:t>
        </w:r>
      </w:ins>
      <w:ins w:id="115" w:author="Mark Gahegan" w:date="2021-05-07T15:56:00Z">
        <w:r>
          <w:rPr>
            <w:rFonts w:ascii="Helvetica" w:hAnsi="Helvetica"/>
            <w:color w:val="201F1E"/>
            <w:shd w:val="clear" w:color="auto" w:fill="FFFFFF"/>
          </w:rPr>
          <w:t xml:space="preserve">ESR in the project mentioned above on genomic sequencing workflows.  We also plan to </w:t>
        </w:r>
      </w:ins>
      <w:ins w:id="116" w:author="Mark Gahegan" w:date="2021-05-07T15:58:00Z">
        <w:r>
          <w:rPr>
            <w:rFonts w:ascii="Helvetica" w:hAnsi="Helvetica"/>
            <w:color w:val="201F1E"/>
            <w:shd w:val="clear" w:color="auto" w:fill="FFFFFF"/>
          </w:rPr>
          <w:t>collaborate nationally with other Data Science Platforms to deliver outreach and workshop opportunities, though for the reaso</w:t>
        </w:r>
      </w:ins>
      <w:ins w:id="117" w:author="Mark Gahegan" w:date="2021-05-07T15:59:00Z">
        <w:r>
          <w:rPr>
            <w:rFonts w:ascii="Helvetica" w:hAnsi="Helvetica"/>
            <w:color w:val="201F1E"/>
            <w:shd w:val="clear" w:color="auto" w:fill="FFFFFF"/>
          </w:rPr>
          <w:t>ns outlined above, we were unable to make progress here in 2020.</w:t>
        </w:r>
      </w:ins>
    </w:p>
    <w:p w14:paraId="7343BEAE" w14:textId="08F712AC" w:rsidR="00B514C6" w:rsidRDefault="00B514C6">
      <w:pPr>
        <w:pStyle w:val="Default"/>
        <w:spacing w:before="0"/>
        <w:rPr>
          <w:ins w:id="118" w:author="Mark Gahegan" w:date="2021-05-07T16:02:00Z"/>
          <w:rFonts w:ascii="Helvetica" w:hAnsi="Helvetica"/>
          <w:color w:val="201F1E"/>
          <w:shd w:val="clear" w:color="auto" w:fill="FFFFFF"/>
        </w:rPr>
      </w:pPr>
    </w:p>
    <w:p w14:paraId="099414E6" w14:textId="70E437FB" w:rsidR="00B514C6" w:rsidRDefault="00B514C6">
      <w:pPr>
        <w:pStyle w:val="Default"/>
        <w:spacing w:before="0"/>
        <w:rPr>
          <w:ins w:id="119" w:author="Mark Gahegan" w:date="2021-05-07T15:00:00Z"/>
          <w:rFonts w:ascii="Helvetica" w:hAnsi="Helvetica"/>
          <w:color w:val="201F1E"/>
          <w:shd w:val="clear" w:color="auto" w:fill="FFFFFF"/>
        </w:rPr>
      </w:pPr>
      <w:ins w:id="120" w:author="Mark Gahegan" w:date="2021-05-07T16:02:00Z">
        <w:r>
          <w:rPr>
            <w:rFonts w:ascii="Helvetica" w:hAnsi="Helvetica"/>
            <w:color w:val="201F1E"/>
            <w:shd w:val="clear" w:color="auto" w:fill="FFFFFF"/>
          </w:rPr>
          <w:t xml:space="preserve">We will begin a more targeted collaboration with Genomics Aotearoa when our workflows and live data science are at a point when they can be used </w:t>
        </w:r>
      </w:ins>
      <w:ins w:id="121" w:author="Mark Gahegan" w:date="2021-05-07T16:03:00Z">
        <w:r>
          <w:rPr>
            <w:rFonts w:ascii="Helvetica" w:hAnsi="Helvetica"/>
            <w:color w:val="201F1E"/>
            <w:shd w:val="clear" w:color="auto" w:fill="FFFFFF"/>
          </w:rPr>
          <w:t>in ‘production science’.  We believe this will be in year 3.</w:t>
        </w:r>
      </w:ins>
    </w:p>
    <w:p w14:paraId="1E3123B7" w14:textId="77777777" w:rsidR="00BB182B" w:rsidRDefault="00BB182B">
      <w:pPr>
        <w:pStyle w:val="Default"/>
        <w:spacing w:before="0"/>
        <w:rPr>
          <w:rFonts w:ascii="Helvetica" w:eastAsia="Helvetica" w:hAnsi="Helvetica" w:cs="Helvetica"/>
          <w:color w:val="201F1E"/>
          <w:shd w:val="clear" w:color="auto" w:fill="FFFFFF"/>
        </w:rPr>
      </w:pPr>
    </w:p>
    <w:p w14:paraId="723303D6" w14:textId="5E24BD6E" w:rsidR="00470F66" w:rsidRDefault="00470F66">
      <w:pPr>
        <w:pStyle w:val="Default"/>
        <w:spacing w:before="0"/>
        <w:rPr>
          <w:ins w:id="122" w:author="Mark Gahegan" w:date="2021-05-07T15:00:00Z"/>
          <w:rFonts w:ascii="Helvetica" w:eastAsia="Helvetica" w:hAnsi="Helvetica" w:cs="Helvetica"/>
          <w:color w:val="201F1E"/>
          <w:shd w:val="clear" w:color="auto" w:fill="FFFFFF"/>
        </w:rPr>
      </w:pPr>
    </w:p>
    <w:p w14:paraId="3B6CB1DF" w14:textId="77777777" w:rsidR="0081768F" w:rsidRPr="0081768F" w:rsidRDefault="0081768F" w:rsidP="0081768F">
      <w:pPr>
        <w:pStyle w:val="Default"/>
        <w:spacing w:before="0"/>
        <w:rPr>
          <w:ins w:id="123" w:author="Mark Gahegan" w:date="2021-05-07T15:00:00Z"/>
          <w:rFonts w:ascii="Helvetica" w:hAnsi="Helvetica"/>
          <w:b/>
          <w:color w:val="201F1E"/>
          <w:shd w:val="clear" w:color="auto" w:fill="FFFFFF"/>
          <w:rPrChange w:id="124" w:author="Mark Gahegan" w:date="2021-05-07T15:00:00Z">
            <w:rPr>
              <w:ins w:id="125" w:author="Mark Gahegan" w:date="2021-05-07T15:00:00Z"/>
              <w:rFonts w:ascii="Helvetica" w:hAnsi="Helvetica"/>
              <w:color w:val="201F1E"/>
              <w:shd w:val="clear" w:color="auto" w:fill="FFFFFF"/>
            </w:rPr>
          </w:rPrChange>
        </w:rPr>
      </w:pPr>
      <w:ins w:id="126" w:author="Mark Gahegan" w:date="2021-05-07T15:00:00Z">
        <w:r w:rsidRPr="0081768F">
          <w:rPr>
            <w:rStyle w:val="None"/>
            <w:rFonts w:ascii="Helvetica" w:hAnsi="Helvetica"/>
            <w:b/>
            <w:color w:val="201F1E"/>
            <w:rPrChange w:id="127" w:author="Mark Gahegan" w:date="2021-05-07T15:00:00Z">
              <w:rPr>
                <w:rStyle w:val="None"/>
                <w:rFonts w:ascii="Helvetica" w:hAnsi="Helvetica"/>
                <w:color w:val="201F1E"/>
              </w:rPr>
            </w:rPrChange>
          </w:rPr>
          <w:t>Vision Mātauranga</w:t>
        </w:r>
        <w:r w:rsidRPr="0081768F">
          <w:rPr>
            <w:rFonts w:ascii="Helvetica" w:hAnsi="Helvetica"/>
            <w:b/>
            <w:color w:val="201F1E"/>
            <w:shd w:val="clear" w:color="auto" w:fill="FFFFFF"/>
            <w:rPrChange w:id="128" w:author="Mark Gahegan" w:date="2021-05-07T15:00:00Z">
              <w:rPr>
                <w:rFonts w:ascii="Helvetica" w:hAnsi="Helvetica"/>
                <w:color w:val="201F1E"/>
                <w:shd w:val="clear" w:color="auto" w:fill="FFFFFF"/>
              </w:rPr>
            </w:rPrChange>
          </w:rPr>
          <w:t xml:space="preserve"> </w:t>
        </w:r>
      </w:ins>
    </w:p>
    <w:p w14:paraId="7A45ADA7" w14:textId="77777777" w:rsidR="00BB182B" w:rsidRDefault="00BB182B" w:rsidP="0081768F">
      <w:pPr>
        <w:pStyle w:val="Default"/>
        <w:spacing w:before="0"/>
        <w:rPr>
          <w:ins w:id="129" w:author="Mark Gahegan" w:date="2021-05-07T15:00:00Z"/>
          <w:rFonts w:ascii="Helvetica" w:hAnsi="Helvetica"/>
          <w:color w:val="201F1E"/>
          <w:shd w:val="clear" w:color="auto" w:fill="FFFFFF"/>
        </w:rPr>
      </w:pPr>
    </w:p>
    <w:p w14:paraId="60DDA196" w14:textId="25F1ACFE" w:rsidR="0081768F" w:rsidRDefault="0081768F" w:rsidP="0081768F">
      <w:pPr>
        <w:pStyle w:val="Default"/>
        <w:spacing w:before="0"/>
        <w:rPr>
          <w:ins w:id="130" w:author="Mark Gahegan" w:date="2021-05-07T15:00:00Z"/>
          <w:rFonts w:ascii="Helvetica" w:eastAsia="Helvetica" w:hAnsi="Helvetica" w:cs="Helvetica"/>
          <w:color w:val="201F1E"/>
          <w:shd w:val="clear" w:color="auto" w:fill="FFFFFF"/>
        </w:rPr>
      </w:pPr>
      <w:ins w:id="131" w:author="Mark Gahegan" w:date="2021-05-07T15:00:00Z">
        <w:r>
          <w:rPr>
            <w:rFonts w:ascii="Helvetica" w:hAnsi="Helvetica"/>
            <w:color w:val="201F1E"/>
            <w:shd w:val="clear" w:color="auto" w:fill="FFFFFF"/>
          </w:rPr>
          <w:t xml:space="preserve">Another opportunity is that </w:t>
        </w:r>
        <w:proofErr w:type="spellStart"/>
        <w:r>
          <w:rPr>
            <w:rFonts w:ascii="Helvetica" w:hAnsi="Helvetica"/>
            <w:color w:val="201F1E"/>
            <w:shd w:val="clear" w:color="auto" w:fill="FFFFFF"/>
          </w:rPr>
          <w:t>UoA</w:t>
        </w:r>
        <w:proofErr w:type="spellEnd"/>
        <w:r>
          <w:rPr>
            <w:rFonts w:ascii="Helvetica" w:hAnsi="Helvetica"/>
            <w:color w:val="201F1E"/>
            <w:shd w:val="clear" w:color="auto" w:fill="FFFFFF"/>
          </w:rPr>
          <w:t xml:space="preserve"> is now actively committed to becoming a </w:t>
        </w:r>
        <w:proofErr w:type="spellStart"/>
        <w:r>
          <w:rPr>
            <w:rFonts w:ascii="Helvetica" w:hAnsi="Helvetica"/>
            <w:color w:val="201F1E"/>
            <w:shd w:val="clear" w:color="auto" w:fill="FFFFFF"/>
          </w:rPr>
          <w:t>recognised</w:t>
        </w:r>
        <w:proofErr w:type="spellEnd"/>
        <w:r>
          <w:rPr>
            <w:rFonts w:ascii="Helvetica" w:hAnsi="Helvetica"/>
            <w:color w:val="201F1E"/>
            <w:shd w:val="clear" w:color="auto" w:fill="FFFFFF"/>
          </w:rPr>
          <w:t xml:space="preserve"> </w:t>
        </w:r>
        <w:r>
          <w:rPr>
            <w:rStyle w:val="None"/>
            <w:rFonts w:ascii="Helvetica" w:hAnsi="Helvetica"/>
            <w:i/>
            <w:iCs/>
            <w:color w:val="201F1E"/>
            <w:shd w:val="clear" w:color="auto" w:fill="FFFFFF"/>
          </w:rPr>
          <w:t xml:space="preserve">Māori Data Sovereignty (MDS) </w:t>
        </w:r>
        <w:proofErr w:type="spellStart"/>
        <w:r>
          <w:rPr>
            <w:rFonts w:ascii="Helvetica" w:hAnsi="Helvetica"/>
            <w:color w:val="201F1E"/>
            <w:shd w:val="clear" w:color="auto" w:fill="FFFFFF"/>
          </w:rPr>
          <w:t>organisation</w:t>
        </w:r>
        <w:proofErr w:type="spellEnd"/>
        <w:r>
          <w:rPr>
            <w:rFonts w:ascii="Helvetica" w:hAnsi="Helvetica"/>
            <w:color w:val="201F1E"/>
            <w:shd w:val="clear" w:color="auto" w:fill="FFFFFF"/>
          </w:rPr>
          <w:t xml:space="preserve">—that is, an institution where all research data is managed according to MDS principles.  Prof. Gahegan (PI) is involved in coordinating this work at the institution.  This creates an opportunity for our Platform to also adopt the same principles, which will result in a better cultural understanding of data amongst our team and more careful data management </w:t>
        </w:r>
      </w:ins>
      <w:ins w:id="132" w:author="Mark Gahegan" w:date="2021-05-07T15:03:00Z">
        <w:r w:rsidR="00BB182B">
          <w:rPr>
            <w:rFonts w:ascii="Helvetica" w:hAnsi="Helvetica"/>
            <w:color w:val="201F1E"/>
            <w:shd w:val="clear" w:color="auto" w:fill="FFFFFF"/>
          </w:rPr>
          <w:t>of</w:t>
        </w:r>
      </w:ins>
      <w:ins w:id="133" w:author="Mark Gahegan" w:date="2021-05-07T15:00:00Z">
        <w:r>
          <w:rPr>
            <w:rFonts w:ascii="Helvetica" w:hAnsi="Helvetica"/>
            <w:color w:val="201F1E"/>
            <w:shd w:val="clear" w:color="auto" w:fill="FFFFFF"/>
          </w:rPr>
          <w:t xml:space="preserve"> any data that is culturally sensitive.  An institutional Data Maturity Framework </w:t>
        </w:r>
      </w:ins>
      <w:ins w:id="134" w:author="Mark Gahegan" w:date="2021-05-07T15:03:00Z">
        <w:r w:rsidR="00BB182B">
          <w:rPr>
            <w:rFonts w:ascii="Helvetica" w:hAnsi="Helvetica"/>
            <w:color w:val="201F1E"/>
            <w:shd w:val="clear" w:color="auto" w:fill="FFFFFF"/>
          </w:rPr>
          <w:t>emphasizing</w:t>
        </w:r>
      </w:ins>
      <w:ins w:id="135" w:author="Mark Gahegan" w:date="2021-05-07T15:00:00Z">
        <w:r>
          <w:rPr>
            <w:rFonts w:ascii="Helvetica" w:hAnsi="Helvetica"/>
            <w:color w:val="201F1E"/>
            <w:shd w:val="clear" w:color="auto" w:fill="FFFFFF"/>
          </w:rPr>
          <w:t xml:space="preserve"> MDS has been created to support this work, which </w:t>
        </w:r>
        <w:r>
          <w:rPr>
            <w:rFonts w:ascii="Helvetica" w:hAnsi="Helvetica"/>
            <w:color w:val="201F1E"/>
            <w:shd w:val="clear" w:color="auto" w:fill="FFFFFF"/>
          </w:rPr>
          <w:lastRenderedPageBreak/>
          <w:t xml:space="preserve">we believe we can also adopt.  The exposure will help us create a team of researchers more in touch with the principles of </w:t>
        </w:r>
        <w:r>
          <w:rPr>
            <w:rStyle w:val="None"/>
            <w:rFonts w:ascii="Helvetica" w:hAnsi="Helvetica"/>
            <w:color w:val="201F1E"/>
          </w:rPr>
          <w:t>Vision Mātauranga.</w:t>
        </w:r>
      </w:ins>
    </w:p>
    <w:p w14:paraId="428419C6" w14:textId="77777777" w:rsidR="0081768F" w:rsidRDefault="0081768F">
      <w:pPr>
        <w:pStyle w:val="Default"/>
        <w:spacing w:before="0"/>
        <w:rPr>
          <w:rFonts w:ascii="Helvetica" w:eastAsia="Helvetica" w:hAnsi="Helvetica" w:cs="Helvetica"/>
          <w:color w:val="201F1E"/>
          <w:shd w:val="clear" w:color="auto" w:fill="FFFFFF"/>
        </w:rPr>
      </w:pPr>
    </w:p>
    <w:p w14:paraId="2A27280C" w14:textId="77777777" w:rsidR="00470F66" w:rsidRDefault="009A7D4B">
      <w:pPr>
        <w:pStyle w:val="Heading3"/>
        <w:keepNext w:val="0"/>
        <w:widowControl w:val="0"/>
        <w:pBdr>
          <w:top w:val="nil"/>
        </w:pBdr>
        <w:spacing w:before="240" w:after="240" w:line="240" w:lineRule="auto"/>
        <w:jc w:val="both"/>
        <w:rPr>
          <w:rFonts w:ascii="Segoe UI Symbol" w:eastAsia="Segoe UI Symbol" w:hAnsi="Segoe UI Symbol" w:cs="Segoe UI Symbol"/>
          <w:color w:val="004D80"/>
          <w:spacing w:val="0"/>
          <w:u w:color="2D4B6E"/>
        </w:rPr>
      </w:pPr>
      <w:r>
        <w:rPr>
          <w:rFonts w:ascii="Segoe UI Symbol" w:eastAsia="Segoe UI Symbol" w:hAnsi="Segoe UI Symbol" w:cs="Segoe UI Symbol"/>
          <w:color w:val="004D80"/>
          <w:spacing w:val="0"/>
          <w:u w:color="2D4B6E"/>
        </w:rPr>
        <w:t xml:space="preserve">Section 4: Risks, Issues and Opportunities </w:t>
      </w:r>
    </w:p>
    <w:p w14:paraId="3B381F37" w14:textId="77777777" w:rsidR="00470F66" w:rsidRDefault="009A7D4B">
      <w:pPr>
        <w:pStyle w:val="Default"/>
        <w:widowControl w:val="0"/>
        <w:spacing w:before="0" w:after="12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Briefly describe the key risks, issues or opportunities that influenced your planning for 2021/22. </w:t>
      </w:r>
    </w:p>
    <w:p w14:paraId="73124610" w14:textId="77777777" w:rsidR="00470F66" w:rsidRDefault="009A7D4B">
      <w:pPr>
        <w:pStyle w:val="Default"/>
        <w:widowControl w:val="0"/>
        <w:spacing w:before="0" w:after="12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For each detail: </w:t>
      </w:r>
    </w:p>
    <w:p w14:paraId="1F16BFC9" w14:textId="77777777" w:rsidR="00470F66" w:rsidRDefault="009A7D4B">
      <w:pPr>
        <w:pStyle w:val="Default"/>
        <w:numPr>
          <w:ilvl w:val="0"/>
          <w:numId w:val="2"/>
        </w:numPr>
        <w:spacing w:before="60" w:after="6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What it is</w:t>
      </w:r>
    </w:p>
    <w:p w14:paraId="46C8521E" w14:textId="77777777" w:rsidR="00470F66" w:rsidRDefault="009A7D4B">
      <w:pPr>
        <w:pStyle w:val="Default"/>
        <w:numPr>
          <w:ilvl w:val="0"/>
          <w:numId w:val="2"/>
        </w:numPr>
        <w:spacing w:before="60" w:after="6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How it has been identified</w:t>
      </w:r>
    </w:p>
    <w:p w14:paraId="0E032969" w14:textId="77777777" w:rsidR="00470F66" w:rsidRDefault="009A7D4B">
      <w:pPr>
        <w:pStyle w:val="Default"/>
        <w:numPr>
          <w:ilvl w:val="0"/>
          <w:numId w:val="2"/>
        </w:numPr>
        <w:spacing w:before="60" w:after="6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How you will mitigate the risk/issue or </w:t>
      </w:r>
      <w:proofErr w:type="spellStart"/>
      <w:r>
        <w:rPr>
          <w:rFonts w:ascii="Segoe UI" w:eastAsia="Segoe UI" w:hAnsi="Segoe UI" w:cs="Segoe UI"/>
          <w:color w:val="004D80"/>
          <w:sz w:val="20"/>
          <w:szCs w:val="20"/>
          <w:u w:color="000000"/>
        </w:rPr>
        <w:t>realise</w:t>
      </w:r>
      <w:proofErr w:type="spellEnd"/>
      <w:r>
        <w:rPr>
          <w:rFonts w:ascii="Segoe UI" w:eastAsia="Segoe UI" w:hAnsi="Segoe UI" w:cs="Segoe UI"/>
          <w:color w:val="004D80"/>
          <w:sz w:val="20"/>
          <w:szCs w:val="20"/>
          <w:u w:color="000000"/>
        </w:rPr>
        <w:t xml:space="preserve"> the opportunity</w:t>
      </w:r>
    </w:p>
    <w:p w14:paraId="2A5852D3" w14:textId="77777777" w:rsidR="00470F66" w:rsidRDefault="009A7D4B">
      <w:pPr>
        <w:pStyle w:val="Default"/>
        <w:widowControl w:val="0"/>
        <w:spacing w:before="120" w:after="12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Where relevant, this should include an assessment of sensitive technologies and how you will address any risks.</w:t>
      </w:r>
    </w:p>
    <w:p w14:paraId="196E2C8A" w14:textId="77777777" w:rsidR="00470F66" w:rsidRDefault="009A7D4B">
      <w:pPr>
        <w:pStyle w:val="Default"/>
        <w:widowControl w:val="0"/>
        <w:spacing w:before="120" w:after="120"/>
        <w:ind w:right="17"/>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Suggested word limit: </w:t>
      </w:r>
      <w:r>
        <w:rPr>
          <w:rStyle w:val="None"/>
          <w:rFonts w:ascii="Segoe UI Semibold" w:eastAsia="Segoe UI Semibold" w:hAnsi="Segoe UI Semibold" w:cs="Segoe UI Semibold"/>
          <w:b/>
          <w:bCs/>
          <w:color w:val="004D80"/>
          <w:sz w:val="20"/>
          <w:szCs w:val="20"/>
          <w:u w:color="000000"/>
        </w:rPr>
        <w:t>300 words</w:t>
      </w:r>
      <w:r>
        <w:rPr>
          <w:rFonts w:ascii="Segoe UI" w:eastAsia="Segoe UI" w:hAnsi="Segoe UI" w:cs="Segoe UI"/>
          <w:color w:val="004D80"/>
          <w:sz w:val="20"/>
          <w:szCs w:val="20"/>
          <w:u w:color="000000"/>
        </w:rPr>
        <w:t xml:space="preserve"> </w:t>
      </w:r>
    </w:p>
    <w:p w14:paraId="32AF7357" w14:textId="77777777" w:rsidR="00470F66" w:rsidRDefault="00470F66">
      <w:pPr>
        <w:pStyle w:val="Default"/>
        <w:widowControl w:val="0"/>
        <w:spacing w:before="120" w:after="120"/>
        <w:ind w:left="1701" w:right="17"/>
        <w:rPr>
          <w:rStyle w:val="None"/>
          <w:rFonts w:ascii="Segoe UI" w:eastAsia="Segoe UI" w:hAnsi="Segoe UI" w:cs="Segoe UI"/>
          <w:sz w:val="20"/>
          <w:szCs w:val="20"/>
          <w:u w:color="000000"/>
        </w:rPr>
      </w:pPr>
    </w:p>
    <w:p w14:paraId="0FE895D8" w14:textId="7E449DA1" w:rsidR="00470F66" w:rsidRDefault="009A7D4B">
      <w:pPr>
        <w:pStyle w:val="Default"/>
        <w:spacing w:before="0"/>
        <w:rPr>
          <w:ins w:id="136" w:author="Mark Gahegan" w:date="2021-05-07T16:04:00Z"/>
          <w:rFonts w:ascii="Helvetica" w:hAnsi="Helvetica"/>
          <w:color w:val="201F1E"/>
          <w:shd w:val="clear" w:color="auto" w:fill="FFFFFF"/>
        </w:rPr>
      </w:pPr>
      <w:r>
        <w:rPr>
          <w:rFonts w:ascii="Helvetica" w:hAnsi="Helvetica"/>
          <w:color w:val="201F1E"/>
          <w:shd w:val="clear" w:color="auto" w:fill="FFFFFF"/>
        </w:rPr>
        <w:t xml:space="preserve">The main risk is the continued delay in recruiting from overseas but the opportunity is that some of the local talent might stay in NZ.  One of our main strategic aims is to increase </w:t>
      </w:r>
      <w:proofErr w:type="gramStart"/>
      <w:r>
        <w:rPr>
          <w:rFonts w:ascii="Helvetica" w:hAnsi="Helvetica"/>
          <w:color w:val="201F1E"/>
          <w:shd w:val="clear" w:color="auto" w:fill="FFFFFF"/>
        </w:rPr>
        <w:t>the  Data</w:t>
      </w:r>
      <w:proofErr w:type="gramEnd"/>
      <w:r>
        <w:rPr>
          <w:rFonts w:ascii="Helvetica" w:hAnsi="Helvetica"/>
          <w:color w:val="201F1E"/>
          <w:shd w:val="clear" w:color="auto" w:fill="FFFFFF"/>
        </w:rPr>
        <w:t xml:space="preserve"> Science capability in the country, and one of the most effective ways to do this is by importing talented post-doctoral researchers from elsewhere.  At this stage we would rather delay some of our planned work (as noted above) until such a time as recruiting from overseas becomes feasible again.  This will likely have implications for budget rollover from 2021 into 2022. We will review this stance at the start of 2022, since cannot compress our schedule indefinitely.</w:t>
      </w:r>
    </w:p>
    <w:p w14:paraId="296016A9" w14:textId="66521DE5" w:rsidR="00B514C6" w:rsidRDefault="00B514C6">
      <w:pPr>
        <w:pStyle w:val="Default"/>
        <w:spacing w:before="0"/>
        <w:rPr>
          <w:ins w:id="137" w:author="Mark Gahegan" w:date="2021-05-07T16:04:00Z"/>
          <w:rFonts w:ascii="Helvetica" w:eastAsia="Helvetica" w:hAnsi="Helvetica" w:cs="Helvetica"/>
          <w:color w:val="201F1E"/>
          <w:shd w:val="clear" w:color="auto" w:fill="FFFFFF"/>
        </w:rPr>
      </w:pPr>
    </w:p>
    <w:p w14:paraId="7751C57C" w14:textId="480C85D2" w:rsidR="00B514C6" w:rsidRDefault="00B514C6">
      <w:pPr>
        <w:pStyle w:val="Default"/>
        <w:spacing w:before="0"/>
        <w:rPr>
          <w:rFonts w:ascii="Helvetica" w:eastAsia="Helvetica" w:hAnsi="Helvetica" w:cs="Helvetica"/>
          <w:color w:val="201F1E"/>
          <w:shd w:val="clear" w:color="auto" w:fill="FFFFFF"/>
        </w:rPr>
      </w:pPr>
      <w:ins w:id="138" w:author="Mark Gahegan" w:date="2021-05-07T16:04:00Z">
        <w:r>
          <w:rPr>
            <w:rFonts w:ascii="Helvetica" w:eastAsia="Helvetica" w:hAnsi="Helvetica" w:cs="Helvetica"/>
            <w:color w:val="201F1E"/>
            <w:shd w:val="clear" w:color="auto" w:fill="FFFFFF"/>
          </w:rPr>
          <w:t>Another risk we face is that many of our researchers are directly involved in pandemic response work</w:t>
        </w:r>
      </w:ins>
      <w:ins w:id="139" w:author="Mark Gahegan" w:date="2021-05-07T16:05:00Z">
        <w:r>
          <w:rPr>
            <w:rFonts w:ascii="Helvetica" w:eastAsia="Helvetica" w:hAnsi="Helvetica" w:cs="Helvetica"/>
            <w:color w:val="201F1E"/>
            <w:shd w:val="clear" w:color="auto" w:fill="FFFFFF"/>
          </w:rPr>
          <w:t>, and in some cases have even been seconded to the national COVID19 response.  This impacted us significantly in 2020, though has not so far in 2021.</w:t>
        </w:r>
      </w:ins>
      <w:bookmarkStart w:id="140" w:name="_GoBack"/>
      <w:bookmarkEnd w:id="140"/>
    </w:p>
    <w:p w14:paraId="68C92CA6" w14:textId="77777777" w:rsidR="00470F66" w:rsidRDefault="00470F66">
      <w:pPr>
        <w:pStyle w:val="Default"/>
        <w:spacing w:before="0"/>
        <w:rPr>
          <w:rStyle w:val="None"/>
          <w:rFonts w:ascii="Helvetica" w:eastAsia="Helvetica" w:hAnsi="Helvetica" w:cs="Helvetica"/>
          <w:color w:val="201F1E"/>
          <w:shd w:val="clear" w:color="auto" w:fill="FFFFFF"/>
        </w:rPr>
      </w:pPr>
    </w:p>
    <w:p w14:paraId="08C2CA74"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One opportunity, related to staff shortage, is to redirect existing members of our research groups to this grant, allowing us to keep our teams together for longer. One example is the senior research fellow (Dr. Remco </w:t>
      </w:r>
      <w:proofErr w:type="spellStart"/>
      <w:r>
        <w:rPr>
          <w:rFonts w:ascii="Helvetica" w:hAnsi="Helvetica"/>
          <w:color w:val="201F1E"/>
          <w:shd w:val="clear" w:color="auto" w:fill="FFFFFF"/>
        </w:rPr>
        <w:t>Bouckaert</w:t>
      </w:r>
      <w:proofErr w:type="spellEnd"/>
      <w:r>
        <w:rPr>
          <w:rFonts w:ascii="Helvetica" w:hAnsi="Helvetica"/>
          <w:color w:val="201F1E"/>
          <w:shd w:val="clear" w:color="auto" w:fill="FFFFFF"/>
        </w:rPr>
        <w:t>) from Alexei Drummond’s group who is already working on the idea of</w:t>
      </w:r>
      <w:r>
        <w:rPr>
          <w:rFonts w:ascii="Helvetica" w:hAnsi="Helvetica"/>
          <w:color w:val="201F1E"/>
          <w:shd w:val="clear" w:color="auto" w:fill="FFFFFF"/>
          <w:lang w:val="pt-PT"/>
        </w:rPr>
        <w:t xml:space="preserve"> online algorithms</w:t>
      </w:r>
      <w:r>
        <w:rPr>
          <w:rFonts w:ascii="Helvetica" w:hAnsi="Helvetica"/>
          <w:color w:val="201F1E"/>
          <w:shd w:val="clear" w:color="auto" w:fill="FFFFFF"/>
        </w:rPr>
        <w:t xml:space="preserve"> that would be a great fit with our Live Data Science theme.</w:t>
      </w:r>
    </w:p>
    <w:p w14:paraId="33DD7811" w14:textId="77777777" w:rsidR="00470F66" w:rsidRDefault="00470F66">
      <w:pPr>
        <w:pStyle w:val="Default"/>
        <w:spacing w:before="0"/>
        <w:rPr>
          <w:rFonts w:ascii="Helvetica" w:eastAsia="Helvetica" w:hAnsi="Helvetica" w:cs="Helvetica"/>
          <w:color w:val="201F1E"/>
          <w:shd w:val="clear" w:color="auto" w:fill="FFFFFF"/>
        </w:rPr>
      </w:pPr>
    </w:p>
    <w:p w14:paraId="5253F94B" w14:textId="77777777" w:rsidR="00470F66" w:rsidRDefault="009A7D4B">
      <w:pPr>
        <w:pStyle w:val="Default"/>
        <w:spacing w:before="0"/>
        <w:rPr>
          <w:rFonts w:ascii="Helvetica" w:eastAsia="Helvetica" w:hAnsi="Helvetica" w:cs="Helvetica"/>
          <w:color w:val="201F1E"/>
          <w:shd w:val="clear" w:color="auto" w:fill="FFFFFF"/>
        </w:rPr>
      </w:pPr>
      <w:r>
        <w:rPr>
          <w:rFonts w:ascii="Helvetica" w:hAnsi="Helvetica"/>
          <w:color w:val="201F1E"/>
          <w:shd w:val="clear" w:color="auto" w:fill="FFFFFF"/>
        </w:rPr>
        <w:t xml:space="preserve">Another opportunity is that </w:t>
      </w:r>
      <w:proofErr w:type="spellStart"/>
      <w:r>
        <w:rPr>
          <w:rFonts w:ascii="Helvetica" w:hAnsi="Helvetica"/>
          <w:color w:val="201F1E"/>
          <w:shd w:val="clear" w:color="auto" w:fill="FFFFFF"/>
        </w:rPr>
        <w:t>UoA</w:t>
      </w:r>
      <w:proofErr w:type="spellEnd"/>
      <w:r>
        <w:rPr>
          <w:rFonts w:ascii="Helvetica" w:hAnsi="Helvetica"/>
          <w:color w:val="201F1E"/>
          <w:shd w:val="clear" w:color="auto" w:fill="FFFFFF"/>
        </w:rPr>
        <w:t xml:space="preserve"> is now actively committed to becoming a </w:t>
      </w:r>
      <w:proofErr w:type="spellStart"/>
      <w:r>
        <w:rPr>
          <w:rFonts w:ascii="Helvetica" w:hAnsi="Helvetica"/>
          <w:color w:val="201F1E"/>
          <w:shd w:val="clear" w:color="auto" w:fill="FFFFFF"/>
        </w:rPr>
        <w:t>recognised</w:t>
      </w:r>
      <w:proofErr w:type="spellEnd"/>
      <w:r>
        <w:rPr>
          <w:rFonts w:ascii="Helvetica" w:hAnsi="Helvetica"/>
          <w:color w:val="201F1E"/>
          <w:shd w:val="clear" w:color="auto" w:fill="FFFFFF"/>
        </w:rPr>
        <w:t xml:space="preserve"> </w:t>
      </w:r>
      <w:r>
        <w:rPr>
          <w:rStyle w:val="None"/>
          <w:rFonts w:ascii="Helvetica" w:hAnsi="Helvetica"/>
          <w:i/>
          <w:iCs/>
          <w:color w:val="201F1E"/>
          <w:shd w:val="clear" w:color="auto" w:fill="FFFFFF"/>
        </w:rPr>
        <w:t xml:space="preserve">Māori Data Sovereignty (MDS) </w:t>
      </w:r>
      <w:proofErr w:type="spellStart"/>
      <w:r>
        <w:rPr>
          <w:rFonts w:ascii="Helvetica" w:hAnsi="Helvetica"/>
          <w:color w:val="201F1E"/>
          <w:shd w:val="clear" w:color="auto" w:fill="FFFFFF"/>
        </w:rPr>
        <w:t>organisation</w:t>
      </w:r>
      <w:proofErr w:type="spellEnd"/>
      <w:r>
        <w:rPr>
          <w:rFonts w:ascii="Helvetica" w:hAnsi="Helvetica"/>
          <w:color w:val="201F1E"/>
          <w:shd w:val="clear" w:color="auto" w:fill="FFFFFF"/>
        </w:rPr>
        <w:t xml:space="preserve">—that is, an institution where all research data is managed according to MDS principles.  Prof. Gahegan (PI) is involved in coordinating this work at the institution.  This creates an opportunity for our Platform to also adopt the same principles, which will result in a better cultural understanding of data amongst our team and more careful data management for any data that is culturally sensitive.  An institutional Data Maturity Framework </w:t>
      </w:r>
      <w:proofErr w:type="spellStart"/>
      <w:r>
        <w:rPr>
          <w:rFonts w:ascii="Helvetica" w:hAnsi="Helvetica"/>
          <w:color w:val="201F1E"/>
          <w:shd w:val="clear" w:color="auto" w:fill="FFFFFF"/>
        </w:rPr>
        <w:t>emphasising</w:t>
      </w:r>
      <w:proofErr w:type="spellEnd"/>
      <w:r>
        <w:rPr>
          <w:rFonts w:ascii="Helvetica" w:hAnsi="Helvetica"/>
          <w:color w:val="201F1E"/>
          <w:shd w:val="clear" w:color="auto" w:fill="FFFFFF"/>
        </w:rPr>
        <w:t xml:space="preserve"> MDS has been created to support this work, which we believe we can also adopt.  The exposure will help us create a team of researchers more in touch with the principles of </w:t>
      </w:r>
      <w:r>
        <w:rPr>
          <w:rStyle w:val="None"/>
          <w:rFonts w:ascii="Helvetica" w:hAnsi="Helvetica"/>
          <w:color w:val="201F1E"/>
        </w:rPr>
        <w:t>Vision Mātauranga.</w:t>
      </w:r>
    </w:p>
    <w:p w14:paraId="7A8F9945" w14:textId="77777777" w:rsidR="00470F66" w:rsidRDefault="00470F66">
      <w:pPr>
        <w:pStyle w:val="Default"/>
        <w:spacing w:before="0"/>
        <w:rPr>
          <w:rFonts w:ascii="Helvetica" w:eastAsia="Helvetica" w:hAnsi="Helvetica" w:cs="Helvetica"/>
          <w:color w:val="201F1E"/>
          <w:sz w:val="30"/>
          <w:szCs w:val="30"/>
          <w:shd w:val="clear" w:color="auto" w:fill="FFFFFF"/>
        </w:rPr>
      </w:pPr>
    </w:p>
    <w:p w14:paraId="71F7E2E6" w14:textId="77777777" w:rsidR="00470F66" w:rsidRDefault="009A7D4B">
      <w:pPr>
        <w:pStyle w:val="Heading3"/>
        <w:keepNext w:val="0"/>
        <w:widowControl w:val="0"/>
        <w:pBdr>
          <w:top w:val="nil"/>
        </w:pBdr>
        <w:spacing w:before="240" w:after="240" w:line="240" w:lineRule="auto"/>
        <w:jc w:val="both"/>
        <w:rPr>
          <w:rFonts w:ascii="Segoe UI Symbol" w:eastAsia="Segoe UI Symbol" w:hAnsi="Segoe UI Symbol" w:cs="Segoe UI Symbol"/>
          <w:color w:val="004D80"/>
          <w:spacing w:val="0"/>
          <w:u w:color="2D4B6E"/>
        </w:rPr>
      </w:pPr>
      <w:r>
        <w:rPr>
          <w:rFonts w:ascii="Segoe UI Symbol" w:eastAsia="Segoe UI Symbol" w:hAnsi="Segoe UI Symbol" w:cs="Segoe UI Symbol"/>
          <w:color w:val="004D80"/>
          <w:spacing w:val="0"/>
          <w:u w:color="2D4B6E"/>
        </w:rPr>
        <w:t xml:space="preserve">Section 5: Additional or Confidential Information  </w:t>
      </w:r>
    </w:p>
    <w:p w14:paraId="4DC8950E" w14:textId="77777777" w:rsidR="00470F66" w:rsidRDefault="009A7D4B">
      <w:pPr>
        <w:pStyle w:val="Default"/>
        <w:widowControl w:val="0"/>
        <w:spacing w:before="0" w:after="12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Use this section to comment on any other aspects of your SSIF investment that you would like to draw to MBIE’s attention. </w:t>
      </w:r>
    </w:p>
    <w:p w14:paraId="230B0B89" w14:textId="77777777" w:rsidR="00470F66" w:rsidRDefault="009A7D4B">
      <w:pPr>
        <w:pStyle w:val="Default"/>
        <w:widowControl w:val="0"/>
        <w:spacing w:before="0" w:after="120"/>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lastRenderedPageBreak/>
        <w:t xml:space="preserve">As per your SSIF Investment Contract, MBIE will treat in confidence any information in this section or elsewhere in the document. However, release of any information held by MBIE may be required under the </w:t>
      </w:r>
      <w:hyperlink r:id="rId13" w:history="1">
        <w:r>
          <w:rPr>
            <w:rStyle w:val="Hyperlink2"/>
            <w:rFonts w:ascii="Segoe UI" w:eastAsia="Segoe UI" w:hAnsi="Segoe UI" w:cs="Segoe UI"/>
            <w:color w:val="004D80"/>
            <w:sz w:val="20"/>
            <w:szCs w:val="20"/>
          </w:rPr>
          <w:t>Official Information Act</w:t>
        </w:r>
      </w:hyperlink>
      <w:r>
        <w:rPr>
          <w:rFonts w:ascii="Segoe UI" w:eastAsia="Segoe UI" w:hAnsi="Segoe UI" w:cs="Segoe UI"/>
          <w:color w:val="004D80"/>
          <w:sz w:val="20"/>
          <w:szCs w:val="20"/>
          <w:u w:color="000000"/>
        </w:rPr>
        <w:t xml:space="preserve">. Please clearly mark as ‘Confidential’ any information that you consider particularly sensitive or commercial in confidence. </w:t>
      </w:r>
    </w:p>
    <w:p w14:paraId="79C64B40" w14:textId="77777777" w:rsidR="00470F66" w:rsidRDefault="009A7D4B">
      <w:pPr>
        <w:pStyle w:val="Default"/>
        <w:widowControl w:val="0"/>
        <w:spacing w:before="120" w:after="120"/>
        <w:ind w:right="17"/>
        <w:rPr>
          <w:rFonts w:ascii="Segoe UI" w:eastAsia="Segoe UI" w:hAnsi="Segoe UI" w:cs="Segoe UI"/>
          <w:color w:val="004D80"/>
          <w:sz w:val="20"/>
          <w:szCs w:val="20"/>
          <w:u w:color="000000"/>
        </w:rPr>
      </w:pPr>
      <w:r>
        <w:rPr>
          <w:rFonts w:ascii="Segoe UI" w:eastAsia="Segoe UI" w:hAnsi="Segoe UI" w:cs="Segoe UI"/>
          <w:color w:val="004D80"/>
          <w:sz w:val="20"/>
          <w:szCs w:val="20"/>
          <w:u w:color="000000"/>
        </w:rPr>
        <w:t xml:space="preserve">Suggested word limit: </w:t>
      </w:r>
      <w:r>
        <w:rPr>
          <w:rStyle w:val="None"/>
          <w:rFonts w:ascii="Segoe UI Semibold" w:eastAsia="Segoe UI Semibold" w:hAnsi="Segoe UI Semibold" w:cs="Segoe UI Semibold"/>
          <w:b/>
          <w:bCs/>
          <w:color w:val="004D80"/>
          <w:sz w:val="20"/>
          <w:szCs w:val="20"/>
          <w:u w:color="000000"/>
        </w:rPr>
        <w:t>200 words</w:t>
      </w:r>
      <w:r>
        <w:rPr>
          <w:rFonts w:ascii="Segoe UI" w:eastAsia="Segoe UI" w:hAnsi="Segoe UI" w:cs="Segoe UI"/>
          <w:color w:val="004D80"/>
          <w:sz w:val="20"/>
          <w:szCs w:val="20"/>
          <w:u w:color="000000"/>
        </w:rPr>
        <w:t xml:space="preserve"> </w:t>
      </w:r>
    </w:p>
    <w:p w14:paraId="4741D734" w14:textId="77777777" w:rsidR="00470F66" w:rsidRDefault="00470F66">
      <w:pPr>
        <w:pStyle w:val="Default"/>
        <w:widowControl w:val="0"/>
        <w:spacing w:before="120" w:after="120"/>
        <w:ind w:left="1701" w:right="17"/>
        <w:rPr>
          <w:rStyle w:val="None"/>
          <w:rFonts w:ascii="Segoe UI" w:eastAsia="Segoe UI" w:hAnsi="Segoe UI" w:cs="Segoe UI"/>
          <w:sz w:val="20"/>
          <w:szCs w:val="20"/>
          <w:u w:color="000000"/>
        </w:rPr>
      </w:pPr>
    </w:p>
    <w:p w14:paraId="43E9B098" w14:textId="77777777" w:rsidR="00470F66" w:rsidRDefault="009A7D4B">
      <w:pPr>
        <w:pStyle w:val="Default"/>
        <w:spacing w:before="0"/>
      </w:pPr>
      <w:r>
        <w:rPr>
          <w:rFonts w:ascii="Helvetica" w:hAnsi="Helvetica"/>
          <w:color w:val="201F1E"/>
          <w:shd w:val="clear" w:color="auto" w:fill="FFFFFF"/>
        </w:rPr>
        <w:t xml:space="preserve">We are investigating </w:t>
      </w:r>
      <w:proofErr w:type="spellStart"/>
      <w:r>
        <w:rPr>
          <w:rFonts w:ascii="Helvetica" w:hAnsi="Helvetica"/>
          <w:color w:val="201F1E"/>
          <w:shd w:val="clear" w:color="auto" w:fill="FFFFFF"/>
        </w:rPr>
        <w:t>commercialisation</w:t>
      </w:r>
      <w:proofErr w:type="spellEnd"/>
      <w:r>
        <w:rPr>
          <w:rFonts w:ascii="Helvetica" w:hAnsi="Helvetica"/>
          <w:color w:val="201F1E"/>
          <w:shd w:val="clear" w:color="auto" w:fill="FFFFFF"/>
        </w:rPr>
        <w:t xml:space="preserve"> opportunities pertaining to the Attention-Based Learning idea above, but at this stage it is too early to flag any particular outcome.</w:t>
      </w:r>
    </w:p>
    <w:sectPr w:rsidR="00470F66">
      <w:headerReference w:type="default" r:id="rId14"/>
      <w:footerReference w:type="default" r:id="rId15"/>
      <w:pgSz w:w="11906" w:h="16838"/>
      <w:pgMar w:top="1134" w:right="1134" w:bottom="1134" w:left="1134" w:header="709" w:footer="85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Catherine Hunter" w:date="2021-05-07T08:13:00Z" w:initials="CH">
    <w:p w14:paraId="6ADE97C8" w14:textId="77777777" w:rsidR="00C218C2" w:rsidRDefault="00C218C2">
      <w:pPr>
        <w:pStyle w:val="CommentText"/>
      </w:pPr>
      <w:r>
        <w:rPr>
          <w:rStyle w:val="CommentReference"/>
        </w:rPr>
        <w:annotationRef/>
      </w:r>
      <w:r>
        <w:t xml:space="preserve">Your </w:t>
      </w:r>
      <w:proofErr w:type="spellStart"/>
      <w:r>
        <w:t>Programme</w:t>
      </w:r>
      <w:proofErr w:type="spellEnd"/>
      <w:r>
        <w:t xml:space="preserve"> was called Beyond Prediction? Deep Data Science was one stream led by Sebastian Link</w:t>
      </w:r>
    </w:p>
  </w:comment>
  <w:comment w:id="11" w:author="Catherine Hunter" w:date="2021-05-07T07:56:00Z" w:initials="CH">
    <w:p w14:paraId="7871C95E" w14:textId="77777777" w:rsidR="001940B8" w:rsidRDefault="001940B8">
      <w:pPr>
        <w:pStyle w:val="CommentText"/>
      </w:pPr>
      <w:r>
        <w:rPr>
          <w:rStyle w:val="CommentReference"/>
        </w:rPr>
        <w:annotationRef/>
      </w:r>
      <w:r>
        <w:t xml:space="preserve">We need a section on Excellence and another on Impact and Vision </w:t>
      </w:r>
      <w:proofErr w:type="spellStart"/>
      <w:r>
        <w:t>Matauranga</w:t>
      </w:r>
      <w:proofErr w:type="spellEnd"/>
    </w:p>
  </w:comment>
  <w:comment w:id="13" w:author="Catherine Hunter" w:date="2021-05-07T09:59:00Z" w:initials="CH">
    <w:p w14:paraId="5F738D11" w14:textId="4A173D6E" w:rsidR="008E4CB8" w:rsidRDefault="008E4CB8">
      <w:pPr>
        <w:pStyle w:val="CommentText"/>
      </w:pPr>
      <w:r>
        <w:rPr>
          <w:rStyle w:val="CommentReference"/>
        </w:rPr>
        <w:annotationRef/>
      </w:r>
      <w:r>
        <w:t>We need to understand how these research themes work together</w:t>
      </w:r>
    </w:p>
  </w:comment>
  <w:comment w:id="17" w:author="Catherine Hunter" w:date="2021-05-07T08:51:00Z" w:initials="CH">
    <w:p w14:paraId="78A088AE" w14:textId="2EC6F96A" w:rsidR="009A7D4B" w:rsidRDefault="009A7D4B">
      <w:pPr>
        <w:pStyle w:val="CommentText"/>
      </w:pPr>
      <w:r>
        <w:rPr>
          <w:rStyle w:val="CommentReference"/>
        </w:rPr>
        <w:annotationRef/>
      </w:r>
      <w:r>
        <w:t xml:space="preserve">How will we know this work has been achieved –be specific about what work – this is the team working for the </w:t>
      </w:r>
      <w:proofErr w:type="spellStart"/>
      <w:r>
        <w:t>programme</w:t>
      </w:r>
      <w:proofErr w:type="spellEnd"/>
      <w:r>
        <w:t>? Not just adding a Post Doc?</w:t>
      </w:r>
    </w:p>
  </w:comment>
  <w:comment w:id="21" w:author="Catherine Hunter" w:date="2021-05-07T09:41:00Z" w:initials="CH">
    <w:p w14:paraId="7B4C852D" w14:textId="7087F881" w:rsidR="00B215BC" w:rsidRDefault="00B215BC">
      <w:pPr>
        <w:pStyle w:val="CommentText"/>
      </w:pPr>
      <w:r>
        <w:rPr>
          <w:rStyle w:val="CommentReference"/>
        </w:rPr>
        <w:annotationRef/>
      </w:r>
      <w:r>
        <w:t>Any time frame here or specific year end goal?</w:t>
      </w:r>
    </w:p>
  </w:comment>
  <w:comment w:id="33" w:author="Catherine Hunter" w:date="2021-05-07T08:53:00Z" w:initials="CH">
    <w:p w14:paraId="225B3459" w14:textId="6E3CD62B" w:rsidR="009A7D4B" w:rsidRDefault="009A7D4B">
      <w:pPr>
        <w:pStyle w:val="CommentText"/>
      </w:pPr>
      <w:r>
        <w:rPr>
          <w:rStyle w:val="CommentReference"/>
        </w:rPr>
        <w:annotationRef/>
      </w:r>
      <w:r>
        <w:t>Be specific about how this will contribute to year 2 goals</w:t>
      </w:r>
    </w:p>
  </w:comment>
  <w:comment w:id="42" w:author="Catherine Hunter" w:date="2021-05-07T08:54:00Z" w:initials="CH">
    <w:p w14:paraId="2EF12DBA" w14:textId="37F50DF6" w:rsidR="009A7D4B" w:rsidRDefault="009A7D4B">
      <w:pPr>
        <w:pStyle w:val="CommentText"/>
      </w:pPr>
      <w:r>
        <w:rPr>
          <w:rStyle w:val="CommentReference"/>
        </w:rPr>
        <w:annotationRef/>
      </w:r>
      <w:r>
        <w:t>How are they working together?</w:t>
      </w:r>
    </w:p>
  </w:comment>
  <w:comment w:id="90" w:author="Catherine Hunter" w:date="2021-05-07T08:05:00Z" w:initials="CH">
    <w:p w14:paraId="7F4247DC" w14:textId="77777777" w:rsidR="002B0672" w:rsidRDefault="002B0672">
      <w:pPr>
        <w:pStyle w:val="CommentText"/>
      </w:pPr>
      <w:r>
        <w:rPr>
          <w:rStyle w:val="CommentReference"/>
        </w:rPr>
        <w:annotationRef/>
      </w:r>
      <w:r>
        <w:t>Something o</w:t>
      </w:r>
      <w:r w:rsidR="003B7092">
        <w:t>n</w:t>
      </w:r>
      <w:r>
        <w:t xml:space="preserve"> Excellence </w:t>
      </w:r>
      <w:r w:rsidR="003B7092">
        <w:t>–do you expect any papers to be written</w:t>
      </w:r>
    </w:p>
  </w:comment>
  <w:comment w:id="91" w:author="Catherine Hunter" w:date="2021-05-07T08:08:00Z" w:initials="CH">
    <w:p w14:paraId="2CCBAC46" w14:textId="77777777" w:rsidR="003B7092" w:rsidRDefault="003B7092">
      <w:pPr>
        <w:pStyle w:val="CommentText"/>
      </w:pPr>
      <w:r>
        <w:rPr>
          <w:rStyle w:val="CommentReference"/>
        </w:rPr>
        <w:annotationRef/>
      </w:r>
      <w:r>
        <w:t>Something on Impact –building a use case –what is the practical advantage of the tools</w:t>
      </w:r>
    </w:p>
  </w:comment>
  <w:comment w:id="92" w:author="Catherine Hunter" w:date="2021-05-07T08:18:00Z" w:initials="CH">
    <w:p w14:paraId="1C9CBBE5" w14:textId="77777777" w:rsidR="000E1268" w:rsidRDefault="000E1268">
      <w:pPr>
        <w:pStyle w:val="CommentText"/>
      </w:pPr>
      <w:r>
        <w:rPr>
          <w:rStyle w:val="CommentReference"/>
        </w:rPr>
        <w:annotationRef/>
      </w:r>
      <w:r>
        <w:t>Are you still planning on your Annual Research Bazaars? You need to include what the purpose of this Bazaar would be</w:t>
      </w:r>
    </w:p>
  </w:comment>
  <w:comment w:id="94" w:author="Catherine Hunter" w:date="2021-05-07T08:06:00Z" w:initials="CH">
    <w:p w14:paraId="43E0F817" w14:textId="77777777" w:rsidR="003B7092" w:rsidRDefault="003B7092">
      <w:pPr>
        <w:pStyle w:val="CommentText"/>
      </w:pPr>
      <w:r>
        <w:rPr>
          <w:rStyle w:val="CommentReference"/>
        </w:rPr>
        <w:annotationRef/>
      </w:r>
      <w:r>
        <w:t>Have Maori or Pacifica been involved –or communicated/partnered with or intended to be</w:t>
      </w:r>
    </w:p>
  </w:comment>
  <w:comment w:id="101" w:author="Catherine Hunter" w:date="2021-05-07T08:55:00Z" w:initials="CH">
    <w:p w14:paraId="4F2568B6" w14:textId="4AE9C0D7" w:rsidR="009A7D4B" w:rsidRDefault="009A7D4B">
      <w:pPr>
        <w:pStyle w:val="CommentText"/>
      </w:pPr>
      <w:r>
        <w:rPr>
          <w:rStyle w:val="CommentReference"/>
        </w:rPr>
        <w:annotationRef/>
      </w:r>
      <w:r>
        <w:t xml:space="preserve">Was this contributed to by your </w:t>
      </w:r>
      <w:proofErr w:type="spellStart"/>
      <w:r>
        <w:t>programme</w:t>
      </w:r>
      <w:proofErr w:type="spellEnd"/>
      <w:r>
        <w:t>?</w:t>
      </w:r>
    </w:p>
  </w:comment>
  <w:comment w:id="103" w:author="Catherine Hunter" w:date="2021-05-07T08:56:00Z" w:initials="CH">
    <w:p w14:paraId="0497CEBA" w14:textId="123F962D" w:rsidR="009A7D4B" w:rsidRDefault="009A7D4B">
      <w:pPr>
        <w:pStyle w:val="CommentText"/>
      </w:pPr>
      <w:r>
        <w:rPr>
          <w:rStyle w:val="CommentReference"/>
        </w:rPr>
        <w:annotationRef/>
      </w:r>
      <w:proofErr w:type="spellStart"/>
      <w:r>
        <w:t>Is</w:t>
      </w:r>
      <w:proofErr w:type="spellEnd"/>
      <w:r>
        <w:t xml:space="preserve"> you </w:t>
      </w:r>
      <w:proofErr w:type="spellStart"/>
      <w:r>
        <w:t>programme</w:t>
      </w:r>
      <w:proofErr w:type="spellEnd"/>
      <w:r>
        <w:t xml:space="preserve"> doing this?</w:t>
      </w:r>
    </w:p>
  </w:comment>
  <w:comment w:id="104" w:author="Catherine Hunter" w:date="2021-05-07T07:58:00Z" w:initials="CH">
    <w:p w14:paraId="289A512A" w14:textId="77777777" w:rsidR="001940B8" w:rsidRDefault="001940B8">
      <w:pPr>
        <w:pStyle w:val="CommentText"/>
      </w:pPr>
      <w:r>
        <w:rPr>
          <w:rStyle w:val="CommentReference"/>
        </w:rPr>
        <w:annotationRef/>
      </w:r>
      <w:r>
        <w:t>Any domestic collaboration? What about the collaboration with your NZ partners</w:t>
      </w:r>
      <w:r w:rsidR="003B7092">
        <w:t xml:space="preserve"> –between ECRs and senior researchers?</w:t>
      </w:r>
      <w:r w:rsidR="00C218C2">
        <w:t xml:space="preserve"> How are you working with Otago/Massey and Canterbury?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ADE97C8" w15:done="0"/>
  <w15:commentEx w15:paraId="7871C95E" w15:done="0"/>
  <w15:commentEx w15:paraId="5F738D11" w15:done="0"/>
  <w15:commentEx w15:paraId="78A088AE" w15:done="0"/>
  <w15:commentEx w15:paraId="7B4C852D" w15:done="0"/>
  <w15:commentEx w15:paraId="225B3459" w15:done="0"/>
  <w15:commentEx w15:paraId="2EF12DBA" w15:done="0"/>
  <w15:commentEx w15:paraId="7F4247DC" w15:done="0"/>
  <w15:commentEx w15:paraId="2CCBAC46" w15:done="0"/>
  <w15:commentEx w15:paraId="1C9CBBE5" w15:done="0"/>
  <w15:commentEx w15:paraId="43E0F817" w15:done="0"/>
  <w15:commentEx w15:paraId="4F2568B6" w15:done="0"/>
  <w15:commentEx w15:paraId="0497CEBA" w15:done="0"/>
  <w15:commentEx w15:paraId="289A512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DE97C8" w16cid:durableId="243FA93D"/>
  <w16cid:commentId w16cid:paraId="7871C95E" w16cid:durableId="243FA93E"/>
  <w16cid:commentId w16cid:paraId="5F738D11" w16cid:durableId="243FA93F"/>
  <w16cid:commentId w16cid:paraId="78A088AE" w16cid:durableId="243FA940"/>
  <w16cid:commentId w16cid:paraId="7B4C852D" w16cid:durableId="243FA941"/>
  <w16cid:commentId w16cid:paraId="225B3459" w16cid:durableId="243FA942"/>
  <w16cid:commentId w16cid:paraId="2EF12DBA" w16cid:durableId="243FA943"/>
  <w16cid:commentId w16cid:paraId="7F4247DC" w16cid:durableId="243FA944"/>
  <w16cid:commentId w16cid:paraId="2CCBAC46" w16cid:durableId="243FA945"/>
  <w16cid:commentId w16cid:paraId="1C9CBBE5" w16cid:durableId="243FA946"/>
  <w16cid:commentId w16cid:paraId="43E0F817" w16cid:durableId="243FA947"/>
  <w16cid:commentId w16cid:paraId="4F2568B6" w16cid:durableId="243FA948"/>
  <w16cid:commentId w16cid:paraId="0497CEBA" w16cid:durableId="243FA949"/>
  <w16cid:commentId w16cid:paraId="289A512A" w16cid:durableId="243FA9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0B9767" w14:textId="77777777" w:rsidR="002C644D" w:rsidRDefault="002C644D">
      <w:r>
        <w:separator/>
      </w:r>
    </w:p>
  </w:endnote>
  <w:endnote w:type="continuationSeparator" w:id="0">
    <w:p w14:paraId="5DF7208C" w14:textId="77777777" w:rsidR="002C644D" w:rsidRDefault="002C64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EF" w:usb1="C0007841"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Segoe UI">
    <w:altName w:val="Arial"/>
    <w:panose1 w:val="020B0604020202020204"/>
    <w:charset w:val="00"/>
    <w:family w:val="swiss"/>
    <w:pitch w:val="variable"/>
    <w:sig w:usb0="E4002EFF" w:usb1="C000E47F" w:usb2="00000009" w:usb3="00000000" w:csb0="000001FF" w:csb1="00000000"/>
  </w:font>
  <w:font w:name="Segoe UI Semibold">
    <w:altName w:val="Arial"/>
    <w:panose1 w:val="020B0604020202020204"/>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165A44" w14:textId="77777777" w:rsidR="00470F66" w:rsidRDefault="00470F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4A2E11" w14:textId="77777777" w:rsidR="002C644D" w:rsidRDefault="002C644D">
      <w:r>
        <w:separator/>
      </w:r>
    </w:p>
  </w:footnote>
  <w:footnote w:type="continuationSeparator" w:id="0">
    <w:p w14:paraId="016E6020" w14:textId="77777777" w:rsidR="002C644D" w:rsidRDefault="002C6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D269BA" w14:textId="77777777" w:rsidR="00470F66" w:rsidRDefault="00470F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6A7A9E"/>
    <w:multiLevelType w:val="hybridMultilevel"/>
    <w:tmpl w:val="0B6CA1B2"/>
    <w:numStyleLink w:val="ImportedStyle2"/>
  </w:abstractNum>
  <w:abstractNum w:abstractNumId="1" w15:restartNumberingAfterBreak="0">
    <w:nsid w:val="5A6464F0"/>
    <w:multiLevelType w:val="hybridMultilevel"/>
    <w:tmpl w:val="0B6CA1B2"/>
    <w:styleLink w:val="ImportedStyle2"/>
    <w:lvl w:ilvl="0" w:tplc="AD7E48E0">
      <w:start w:val="1"/>
      <w:numFmt w:val="bullet"/>
      <w:lvlText w:val="&gt;"/>
      <w:lvlJc w:val="left"/>
      <w:pPr>
        <w:ind w:left="206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C08E1AA">
      <w:start w:val="1"/>
      <w:numFmt w:val="bullet"/>
      <w:lvlText w:val="o"/>
      <w:lvlJc w:val="left"/>
      <w:pPr>
        <w:ind w:left="278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C602B534">
      <w:start w:val="1"/>
      <w:numFmt w:val="bullet"/>
      <w:lvlText w:val="▪"/>
      <w:lvlJc w:val="left"/>
      <w:pPr>
        <w:ind w:left="35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7B252C6">
      <w:start w:val="1"/>
      <w:numFmt w:val="bullet"/>
      <w:lvlText w:val="·"/>
      <w:lvlJc w:val="left"/>
      <w:pPr>
        <w:ind w:left="422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0286FA0">
      <w:start w:val="1"/>
      <w:numFmt w:val="bullet"/>
      <w:lvlText w:val="o"/>
      <w:lvlJc w:val="left"/>
      <w:pPr>
        <w:ind w:left="494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490A26E">
      <w:start w:val="1"/>
      <w:numFmt w:val="bullet"/>
      <w:lvlText w:val="▪"/>
      <w:lvlJc w:val="left"/>
      <w:pPr>
        <w:ind w:left="566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A5E09F0">
      <w:start w:val="1"/>
      <w:numFmt w:val="bullet"/>
      <w:lvlText w:val="·"/>
      <w:lvlJc w:val="left"/>
      <w:pPr>
        <w:ind w:left="638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462E710">
      <w:start w:val="1"/>
      <w:numFmt w:val="bullet"/>
      <w:lvlText w:val="o"/>
      <w:lvlJc w:val="left"/>
      <w:pPr>
        <w:ind w:left="710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E5F461D0">
      <w:start w:val="1"/>
      <w:numFmt w:val="bullet"/>
      <w:lvlText w:val="▪"/>
      <w:lvlJc w:val="left"/>
      <w:pPr>
        <w:ind w:left="7821"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rk Gahegan">
    <w15:presenceInfo w15:providerId="AD" w15:userId="S::mgah001@uoa.auckland.ac.nz::c4f5b254-676d-4543-8448-206ff857e547"/>
  </w15:person>
  <w15:person w15:author="Catherine Hunter">
    <w15:presenceInfo w15:providerId="AD" w15:userId="S-1-5-21-1645522239-838170752-725345543-1425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9"/>
  <w:displayBackgroundShape/>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F66"/>
    <w:rsid w:val="00013FA6"/>
    <w:rsid w:val="000E1268"/>
    <w:rsid w:val="001940B8"/>
    <w:rsid w:val="002B0672"/>
    <w:rsid w:val="002C644D"/>
    <w:rsid w:val="00341E95"/>
    <w:rsid w:val="003B7092"/>
    <w:rsid w:val="00470F66"/>
    <w:rsid w:val="00476A89"/>
    <w:rsid w:val="00570206"/>
    <w:rsid w:val="00584C52"/>
    <w:rsid w:val="00593183"/>
    <w:rsid w:val="005E20E0"/>
    <w:rsid w:val="0081768F"/>
    <w:rsid w:val="008E4CB8"/>
    <w:rsid w:val="009A7D4B"/>
    <w:rsid w:val="00A337A1"/>
    <w:rsid w:val="00B215BC"/>
    <w:rsid w:val="00B514C6"/>
    <w:rsid w:val="00BB182B"/>
    <w:rsid w:val="00C218C2"/>
    <w:rsid w:val="00CE7223"/>
    <w:rsid w:val="00EA0636"/>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05C9"/>
  <w15:docId w15:val="{D4968D48-5CC2-44BA-9F32-F8E33A3A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NZ" w:eastAsia="en-N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Pr>
      <w:sz w:val="24"/>
      <w:szCs w:val="24"/>
      <w:lang w:val="en-US" w:eastAsia="en-US"/>
    </w:rPr>
  </w:style>
  <w:style w:type="paragraph" w:styleId="Heading2">
    <w:name w:val="heading 2"/>
    <w:next w:val="Body"/>
    <w:pPr>
      <w:keepNext/>
      <w:outlineLvl w:val="1"/>
    </w:pPr>
    <w:rPr>
      <w:rFonts w:ascii="Helvetica Neue" w:hAnsi="Helvetica Neue" w:cs="Arial Unicode MS"/>
      <w:b/>
      <w:bCs/>
      <w:color w:val="000000"/>
      <w:sz w:val="32"/>
      <w:szCs w:val="32"/>
      <w:lang w:val="en-US"/>
      <w14:textOutline w14:w="0" w14:cap="flat" w14:cmpd="sng" w14:algn="ctr">
        <w14:noFill/>
        <w14:prstDash w14:val="solid"/>
        <w14:bevel/>
      </w14:textOutline>
    </w:rPr>
  </w:style>
  <w:style w:type="paragraph" w:styleId="Heading3">
    <w:name w:val="heading 3"/>
    <w:next w:val="Body"/>
    <w:pPr>
      <w:keepNext/>
      <w:pBdr>
        <w:top w:val="single" w:sz="4" w:space="0" w:color="515151"/>
      </w:pBdr>
      <w:spacing w:before="360" w:after="40" w:line="288" w:lineRule="auto"/>
      <w:outlineLvl w:val="2"/>
    </w:pPr>
    <w:rPr>
      <w:rFonts w:ascii="Helvetica Neue" w:hAnsi="Helvetica Neue" w:cs="Arial Unicode MS"/>
      <w:color w:val="000000"/>
      <w:spacing w:val="5"/>
      <w:sz w:val="28"/>
      <w:szCs w:val="28"/>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pPr>
      <w:spacing w:before="160"/>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0">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Default">
    <w:name w:val="Default"/>
    <w:pPr>
      <w:spacing w:before="160"/>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customStyle="1" w:styleId="Hyperlink0">
    <w:name w:val="Hyperlink.0"/>
    <w:basedOn w:val="Hyperlink"/>
    <w:rPr>
      <w:u w:val="single"/>
    </w:rPr>
  </w:style>
  <w:style w:type="character" w:customStyle="1" w:styleId="None">
    <w:name w:val="None"/>
  </w:style>
  <w:style w:type="character" w:customStyle="1" w:styleId="Hyperlink1">
    <w:name w:val="Hyperlink.1"/>
    <w:basedOn w:val="None"/>
    <w:rPr>
      <w:outline w:val="0"/>
      <w:color w:val="0000EE"/>
      <w:u w:val="single"/>
    </w:rPr>
  </w:style>
  <w:style w:type="numbering" w:customStyle="1" w:styleId="ImportedStyle2">
    <w:name w:val="Imported Style 2"/>
    <w:pPr>
      <w:numPr>
        <w:numId w:val="1"/>
      </w:numPr>
    </w:pPr>
  </w:style>
  <w:style w:type="character" w:customStyle="1" w:styleId="Hyperlink2">
    <w:name w:val="Hyperlink.2"/>
    <w:basedOn w:val="Hyperlink0"/>
    <w:rPr>
      <w:u w:val="single" w:color="4873B2"/>
    </w:rPr>
  </w:style>
  <w:style w:type="character" w:styleId="CommentReference">
    <w:name w:val="annotation reference"/>
    <w:basedOn w:val="DefaultParagraphFont"/>
    <w:uiPriority w:val="99"/>
    <w:semiHidden/>
    <w:unhideWhenUsed/>
    <w:rsid w:val="001940B8"/>
    <w:rPr>
      <w:sz w:val="16"/>
      <w:szCs w:val="16"/>
    </w:rPr>
  </w:style>
  <w:style w:type="paragraph" w:styleId="CommentText">
    <w:name w:val="annotation text"/>
    <w:basedOn w:val="Normal"/>
    <w:link w:val="CommentTextChar"/>
    <w:uiPriority w:val="99"/>
    <w:semiHidden/>
    <w:unhideWhenUsed/>
    <w:rsid w:val="001940B8"/>
    <w:rPr>
      <w:sz w:val="20"/>
      <w:szCs w:val="20"/>
    </w:rPr>
  </w:style>
  <w:style w:type="character" w:customStyle="1" w:styleId="CommentTextChar">
    <w:name w:val="Comment Text Char"/>
    <w:basedOn w:val="DefaultParagraphFont"/>
    <w:link w:val="CommentText"/>
    <w:uiPriority w:val="99"/>
    <w:semiHidden/>
    <w:rsid w:val="001940B8"/>
    <w:rPr>
      <w:lang w:val="en-US" w:eastAsia="en-US"/>
    </w:rPr>
  </w:style>
  <w:style w:type="paragraph" w:styleId="CommentSubject">
    <w:name w:val="annotation subject"/>
    <w:basedOn w:val="CommentText"/>
    <w:next w:val="CommentText"/>
    <w:link w:val="CommentSubjectChar"/>
    <w:uiPriority w:val="99"/>
    <w:semiHidden/>
    <w:unhideWhenUsed/>
    <w:rsid w:val="001940B8"/>
    <w:rPr>
      <w:b/>
      <w:bCs/>
    </w:rPr>
  </w:style>
  <w:style w:type="character" w:customStyle="1" w:styleId="CommentSubjectChar">
    <w:name w:val="Comment Subject Char"/>
    <w:basedOn w:val="CommentTextChar"/>
    <w:link w:val="CommentSubject"/>
    <w:uiPriority w:val="99"/>
    <w:semiHidden/>
    <w:rsid w:val="001940B8"/>
    <w:rPr>
      <w:b/>
      <w:bCs/>
      <w:lang w:val="en-US" w:eastAsia="en-US"/>
    </w:rPr>
  </w:style>
  <w:style w:type="paragraph" w:styleId="BalloonText">
    <w:name w:val="Balloon Text"/>
    <w:basedOn w:val="Normal"/>
    <w:link w:val="BalloonTextChar"/>
    <w:uiPriority w:val="99"/>
    <w:semiHidden/>
    <w:unhideWhenUsed/>
    <w:rsid w:val="001940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40B8"/>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www.ombudsman.parliament.nz/resources/making-official-information-requests-guide-requesters%2520%255d"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julialang.org/blog/2019/05/beyond-ml-pipelines-with-mlj/" TargetMode="Externa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lipse.org/Xtex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arxiv.org/abs/2006.03820"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2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7</Pages>
  <Words>2523</Words>
  <Characters>14386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Ministry of Business, Innovation &amp; Employment</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 Hunter</dc:creator>
  <cp:lastModifiedBy>Mark Gahegan</cp:lastModifiedBy>
  <cp:revision>4</cp:revision>
  <dcterms:created xsi:type="dcterms:W3CDTF">2021-05-07T02:34:00Z</dcterms:created>
  <dcterms:modified xsi:type="dcterms:W3CDTF">2021-05-07T04:18:00Z</dcterms:modified>
</cp:coreProperties>
</file>